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38AD6" w14:textId="77777777" w:rsidR="003A151F" w:rsidRPr="006336EE" w:rsidRDefault="00AA48EE" w:rsidP="00061C93">
      <w:pPr>
        <w:pStyle w:val="Prrafodelista"/>
        <w:keepNext/>
        <w:keepLines/>
        <w:numPr>
          <w:ilvl w:val="0"/>
          <w:numId w:val="22"/>
        </w:numPr>
        <w:spacing w:before="200" w:after="0"/>
        <w:outlineLvl w:val="1"/>
        <w:rPr>
          <w:ins w:id="0" w:author="Pablo Viggiano" w:date="2026-06-05T14:56:00Z" w16du:dateUtc="2026-06-05T17:56:00Z"/>
          <w:rFonts w:ascii="Verdana" w:hAnsi="Verdana"/>
          <w:b/>
          <w:color w:val="548DD4" w:themeColor="text2" w:themeTint="99"/>
          <w:sz w:val="24"/>
          <w:szCs w:val="24"/>
          <w:rPrChange w:id="1" w:author="Pablo Viggiano" w:date="2026-06-05T14:56:00Z" w16du:dateUtc="2026-06-05T17:56:00Z">
            <w:rPr>
              <w:ins w:id="2" w:author="Pablo Viggiano" w:date="2026-06-05T14:56:00Z" w16du:dateUtc="2026-06-05T17:56:00Z"/>
            </w:rPr>
          </w:rPrChange>
        </w:rPr>
      </w:pPr>
      <w:hyperlink r:id="rId10" w:history="1">
        <w:r w:rsidRPr="00061C93">
          <w:rPr>
            <w:rStyle w:val="Hipervnculo"/>
            <w:rFonts w:ascii="Verdana" w:hAnsi="Verdana"/>
            <w:b/>
            <w:color w:val="548DD4" w:themeColor="text2" w:themeTint="99"/>
            <w:sz w:val="24"/>
            <w:szCs w:val="24"/>
            <w:u w:val="none"/>
          </w:rPr>
          <w:t>R</w:t>
        </w:r>
        <w:r w:rsidRPr="00061C93">
          <w:rPr>
            <w:rStyle w:val="Hipervnculo"/>
            <w:rFonts w:ascii="Verdana" w:hAnsi="Verdana"/>
            <w:b/>
            <w:color w:val="548DD4" w:themeColor="text2" w:themeTint="99"/>
            <w:sz w:val="24"/>
            <w:szCs w:val="24"/>
            <w:u w:val="none"/>
          </w:rPr>
          <w:t>ecuperarBanderasAsociadasAParada</w:t>
        </w:r>
      </w:hyperlink>
    </w:p>
    <w:p w14:paraId="1C56A1E3" w14:textId="77777777" w:rsidR="006336EE" w:rsidRPr="00061C93" w:rsidRDefault="006336EE" w:rsidP="006336EE">
      <w:pPr>
        <w:pStyle w:val="Prrafodelista"/>
        <w:keepNext/>
        <w:keepLines/>
        <w:spacing w:before="200" w:after="0"/>
        <w:outlineLvl w:val="1"/>
        <w:rPr>
          <w:rFonts w:ascii="Verdana" w:hAnsi="Verdana"/>
          <w:b/>
          <w:color w:val="548DD4" w:themeColor="text2" w:themeTint="99"/>
          <w:sz w:val="24"/>
          <w:szCs w:val="24"/>
        </w:rPr>
        <w:pPrChange w:id="3" w:author="Pablo Viggiano" w:date="2026-06-05T14:56:00Z" w16du:dateUtc="2026-06-05T17:56:00Z">
          <w:pPr>
            <w:pStyle w:val="Prrafodelista"/>
            <w:keepNext/>
            <w:keepLines/>
            <w:numPr>
              <w:numId w:val="22"/>
            </w:numPr>
            <w:spacing w:before="200" w:after="0"/>
            <w:ind w:hanging="360"/>
            <w:outlineLvl w:val="1"/>
          </w:pPr>
        </w:pPrChange>
      </w:pPr>
    </w:p>
    <w:p w14:paraId="50B1F5D4" w14:textId="77777777" w:rsidR="00953AC8" w:rsidRPr="00915696" w:rsidRDefault="00953AC8" w:rsidP="00953AC8">
      <w:pPr>
        <w:rPr>
          <w:color w:val="000000" w:themeColor="text1"/>
          <w:lang w:val="es-ES" w:eastAsia="es-ES"/>
        </w:rPr>
      </w:pPr>
      <w:r w:rsidRPr="00915696">
        <w:rPr>
          <w:rFonts w:eastAsia="Times New Roman" w:cstheme="majorBidi"/>
          <w:b/>
          <w:bCs/>
          <w:i/>
          <w:color w:val="000000" w:themeColor="text1"/>
          <w:lang w:val="es-ES" w:eastAsia="es-ES"/>
        </w:rPr>
        <w:t>Detalle</w:t>
      </w:r>
      <w:r w:rsidRPr="00915696">
        <w:rPr>
          <w:rFonts w:eastAsia="Times New Roman" w:cstheme="majorBidi"/>
          <w:b/>
          <w:bCs/>
          <w:color w:val="000000" w:themeColor="text1"/>
          <w:lang w:val="es-ES" w:eastAsia="es-ES"/>
        </w:rPr>
        <w:t>:</w:t>
      </w:r>
      <w:r w:rsidRPr="00915696">
        <w:rPr>
          <w:color w:val="000000" w:themeColor="text1"/>
          <w:lang w:val="es-ES" w:eastAsia="es-ES"/>
        </w:rPr>
        <w:t xml:space="preserve"> </w:t>
      </w:r>
      <w:r w:rsidR="00AA48EE">
        <w:rPr>
          <w:color w:val="000000" w:themeColor="text1"/>
          <w:lang w:val="es-ES" w:eastAsia="es-ES"/>
        </w:rPr>
        <w:t>Devuelve las banderas asociadas a la parada que recibe como parámetro.</w:t>
      </w:r>
    </w:p>
    <w:p w14:paraId="5630A7CC" w14:textId="77777777" w:rsidR="00953AC8" w:rsidRPr="00915696" w:rsidRDefault="00953AC8" w:rsidP="00953AC8">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recibe:</w:t>
      </w:r>
    </w:p>
    <w:tbl>
      <w:tblPr>
        <w:tblStyle w:val="Tablaconcuadrcula"/>
        <w:tblW w:w="0" w:type="auto"/>
        <w:jc w:val="center"/>
        <w:tblLook w:val="04A0" w:firstRow="1" w:lastRow="0" w:firstColumn="1" w:lastColumn="0" w:noHBand="0" w:noVBand="1"/>
      </w:tblPr>
      <w:tblGrid>
        <w:gridCol w:w="3628"/>
        <w:gridCol w:w="1381"/>
        <w:gridCol w:w="1963"/>
      </w:tblGrid>
      <w:tr w:rsidR="008D5D3C" w:rsidRPr="00915696" w14:paraId="3DD11A9B" w14:textId="77777777" w:rsidTr="00E175F0">
        <w:trPr>
          <w:jc w:val="center"/>
        </w:trPr>
        <w:tc>
          <w:tcPr>
            <w:tcW w:w="3628" w:type="dxa"/>
          </w:tcPr>
          <w:p w14:paraId="23A21886" w14:textId="77777777" w:rsidR="008D5D3C" w:rsidRPr="00915696" w:rsidRDefault="008D5D3C" w:rsidP="006C18DF">
            <w:pPr>
              <w:tabs>
                <w:tab w:val="center" w:pos="4252"/>
                <w:tab w:val="right" w:pos="8504"/>
              </w:tabs>
              <w:jc w:val="center"/>
              <w:rPr>
                <w:color w:val="000000" w:themeColor="text1"/>
                <w:lang w:eastAsia="es-ES"/>
              </w:rPr>
            </w:pPr>
            <w:r w:rsidRPr="00915696">
              <w:rPr>
                <w:color w:val="000000" w:themeColor="text1"/>
                <w:lang w:eastAsia="es-ES"/>
              </w:rPr>
              <w:t>Nombre parámetro</w:t>
            </w:r>
          </w:p>
        </w:tc>
        <w:tc>
          <w:tcPr>
            <w:tcW w:w="1381" w:type="dxa"/>
          </w:tcPr>
          <w:p w14:paraId="1C93973C" w14:textId="77777777" w:rsidR="008D5D3C" w:rsidRPr="00915696" w:rsidRDefault="008D5D3C" w:rsidP="006C18DF">
            <w:pPr>
              <w:tabs>
                <w:tab w:val="center" w:pos="4252"/>
                <w:tab w:val="right" w:pos="8504"/>
              </w:tabs>
              <w:jc w:val="center"/>
              <w:rPr>
                <w:color w:val="000000" w:themeColor="text1"/>
                <w:lang w:eastAsia="es-ES"/>
              </w:rPr>
            </w:pPr>
            <w:r w:rsidRPr="00915696">
              <w:rPr>
                <w:color w:val="000000" w:themeColor="text1"/>
                <w:lang w:eastAsia="es-ES"/>
              </w:rPr>
              <w:t>Tipo parámetro</w:t>
            </w:r>
          </w:p>
        </w:tc>
        <w:tc>
          <w:tcPr>
            <w:tcW w:w="1963" w:type="dxa"/>
          </w:tcPr>
          <w:p w14:paraId="651DA85E" w14:textId="77777777" w:rsidR="008D5D3C" w:rsidRPr="00915696" w:rsidRDefault="008D5D3C" w:rsidP="006C18DF">
            <w:pPr>
              <w:tabs>
                <w:tab w:val="center" w:pos="4252"/>
                <w:tab w:val="right" w:pos="8504"/>
              </w:tabs>
              <w:jc w:val="center"/>
              <w:rPr>
                <w:color w:val="000000" w:themeColor="text1"/>
                <w:lang w:eastAsia="es-ES"/>
              </w:rPr>
            </w:pPr>
            <w:r w:rsidRPr="00915696">
              <w:rPr>
                <w:color w:val="000000" w:themeColor="text1"/>
                <w:lang w:eastAsia="es-ES"/>
              </w:rPr>
              <w:t>Descripción</w:t>
            </w:r>
          </w:p>
        </w:tc>
      </w:tr>
      <w:tr w:rsidR="008D5D3C" w:rsidRPr="00915696" w14:paraId="581A3BB9" w14:textId="77777777" w:rsidTr="00E175F0">
        <w:trPr>
          <w:jc w:val="center"/>
        </w:trPr>
        <w:tc>
          <w:tcPr>
            <w:tcW w:w="3628" w:type="dxa"/>
          </w:tcPr>
          <w:p w14:paraId="19F67AD6" w14:textId="77777777" w:rsidR="008D5D3C" w:rsidRPr="00915696" w:rsidRDefault="008D5D3C" w:rsidP="0032324B">
            <w:pPr>
              <w:tabs>
                <w:tab w:val="center" w:pos="4252"/>
                <w:tab w:val="right" w:pos="8504"/>
              </w:tabs>
              <w:rPr>
                <w:color w:val="000000" w:themeColor="text1"/>
                <w:lang w:eastAsia="es-ES"/>
              </w:rPr>
            </w:pPr>
            <w:r w:rsidRPr="00915696">
              <w:rPr>
                <w:color w:val="000000" w:themeColor="text1"/>
                <w:lang w:eastAsia="es-ES"/>
              </w:rPr>
              <w:t>usuario</w:t>
            </w:r>
          </w:p>
        </w:tc>
        <w:tc>
          <w:tcPr>
            <w:tcW w:w="1381" w:type="dxa"/>
          </w:tcPr>
          <w:p w14:paraId="1FD32502" w14:textId="77777777" w:rsidR="008D5D3C" w:rsidRPr="00915696" w:rsidRDefault="008D5D3C" w:rsidP="0032324B">
            <w:pPr>
              <w:tabs>
                <w:tab w:val="center" w:pos="4252"/>
                <w:tab w:val="right" w:pos="8504"/>
              </w:tabs>
              <w:rPr>
                <w:color w:val="000000" w:themeColor="text1"/>
                <w:lang w:eastAsia="es-ES"/>
              </w:rPr>
            </w:pPr>
            <w:r w:rsidRPr="00915696">
              <w:rPr>
                <w:color w:val="000000" w:themeColor="text1"/>
                <w:lang w:eastAsia="es-ES"/>
              </w:rPr>
              <w:t>string</w:t>
            </w:r>
          </w:p>
        </w:tc>
        <w:tc>
          <w:tcPr>
            <w:tcW w:w="1963" w:type="dxa"/>
          </w:tcPr>
          <w:p w14:paraId="023F7939" w14:textId="77777777" w:rsidR="008D5D3C" w:rsidRPr="00915696" w:rsidRDefault="008D5D3C" w:rsidP="0032324B">
            <w:pPr>
              <w:tabs>
                <w:tab w:val="center" w:pos="4252"/>
                <w:tab w:val="right" w:pos="8504"/>
              </w:tabs>
              <w:rPr>
                <w:color w:val="000000" w:themeColor="text1"/>
                <w:lang w:eastAsia="es-ES"/>
              </w:rPr>
            </w:pPr>
            <w:r w:rsidRPr="00915696">
              <w:rPr>
                <w:color w:val="000000" w:themeColor="text1"/>
                <w:lang w:eastAsia="es-ES"/>
              </w:rPr>
              <w:t>Usuario de seguridad</w:t>
            </w:r>
          </w:p>
        </w:tc>
      </w:tr>
      <w:tr w:rsidR="008D5D3C" w:rsidRPr="00915696" w14:paraId="2FC0F112" w14:textId="77777777" w:rsidTr="00E175F0">
        <w:trPr>
          <w:jc w:val="center"/>
        </w:trPr>
        <w:tc>
          <w:tcPr>
            <w:tcW w:w="3628" w:type="dxa"/>
          </w:tcPr>
          <w:p w14:paraId="01721502" w14:textId="77777777" w:rsidR="008D5D3C" w:rsidRPr="00915696" w:rsidRDefault="008D5D3C" w:rsidP="0032324B">
            <w:pPr>
              <w:tabs>
                <w:tab w:val="center" w:pos="4252"/>
                <w:tab w:val="right" w:pos="8504"/>
              </w:tabs>
              <w:rPr>
                <w:color w:val="000000" w:themeColor="text1"/>
                <w:lang w:eastAsia="es-ES"/>
              </w:rPr>
            </w:pPr>
            <w:r w:rsidRPr="00915696">
              <w:rPr>
                <w:color w:val="000000" w:themeColor="text1"/>
                <w:lang w:eastAsia="es-ES"/>
              </w:rPr>
              <w:t>clave</w:t>
            </w:r>
          </w:p>
        </w:tc>
        <w:tc>
          <w:tcPr>
            <w:tcW w:w="1381" w:type="dxa"/>
          </w:tcPr>
          <w:p w14:paraId="109CAE51" w14:textId="77777777" w:rsidR="008D5D3C" w:rsidRPr="00915696" w:rsidRDefault="008D5D3C" w:rsidP="0032324B">
            <w:pPr>
              <w:tabs>
                <w:tab w:val="center" w:pos="4252"/>
                <w:tab w:val="right" w:pos="8504"/>
              </w:tabs>
              <w:rPr>
                <w:color w:val="000000" w:themeColor="text1"/>
                <w:lang w:eastAsia="es-ES"/>
              </w:rPr>
            </w:pPr>
            <w:r w:rsidRPr="00915696">
              <w:rPr>
                <w:color w:val="000000" w:themeColor="text1"/>
                <w:lang w:eastAsia="es-ES"/>
              </w:rPr>
              <w:t>string</w:t>
            </w:r>
          </w:p>
        </w:tc>
        <w:tc>
          <w:tcPr>
            <w:tcW w:w="1963" w:type="dxa"/>
          </w:tcPr>
          <w:p w14:paraId="65D822EE" w14:textId="77777777" w:rsidR="008D5D3C" w:rsidRPr="00915696" w:rsidRDefault="008D5D3C" w:rsidP="0032324B">
            <w:pPr>
              <w:tabs>
                <w:tab w:val="center" w:pos="4252"/>
                <w:tab w:val="right" w:pos="8504"/>
              </w:tabs>
              <w:rPr>
                <w:color w:val="000000" w:themeColor="text1"/>
                <w:lang w:eastAsia="es-ES"/>
              </w:rPr>
            </w:pPr>
            <w:r w:rsidRPr="00915696">
              <w:rPr>
                <w:color w:val="000000" w:themeColor="text1"/>
                <w:lang w:eastAsia="es-ES"/>
              </w:rPr>
              <w:t>Clave de seguridad</w:t>
            </w:r>
          </w:p>
        </w:tc>
      </w:tr>
      <w:tr w:rsidR="008D5D3C" w:rsidRPr="00915696" w14:paraId="1C63ACAC" w14:textId="77777777" w:rsidTr="00E175F0">
        <w:trPr>
          <w:jc w:val="center"/>
        </w:trPr>
        <w:tc>
          <w:tcPr>
            <w:tcW w:w="3628" w:type="dxa"/>
          </w:tcPr>
          <w:p w14:paraId="17ED114A" w14:textId="77777777" w:rsidR="008D5D3C" w:rsidRPr="00915696" w:rsidRDefault="00AA48EE" w:rsidP="0032324B">
            <w:pPr>
              <w:tabs>
                <w:tab w:val="center" w:pos="4252"/>
                <w:tab w:val="right" w:pos="8504"/>
              </w:tabs>
              <w:rPr>
                <w:color w:val="000000" w:themeColor="text1"/>
                <w:lang w:eastAsia="es-ES"/>
              </w:rPr>
            </w:pPr>
            <w:r>
              <w:rPr>
                <w:color w:val="000000" w:themeColor="text1"/>
                <w:lang w:eastAsia="es-ES"/>
              </w:rPr>
              <w:t>identificadorParada</w:t>
            </w:r>
          </w:p>
        </w:tc>
        <w:tc>
          <w:tcPr>
            <w:tcW w:w="1381" w:type="dxa"/>
          </w:tcPr>
          <w:p w14:paraId="7CBCFDE0" w14:textId="77777777" w:rsidR="008D5D3C" w:rsidRPr="00915696" w:rsidRDefault="00AA48EE" w:rsidP="0032324B">
            <w:pPr>
              <w:tabs>
                <w:tab w:val="center" w:pos="4252"/>
                <w:tab w:val="right" w:pos="8504"/>
              </w:tabs>
              <w:rPr>
                <w:color w:val="000000" w:themeColor="text1"/>
                <w:lang w:eastAsia="es-ES"/>
              </w:rPr>
            </w:pPr>
            <w:r>
              <w:rPr>
                <w:color w:val="000000" w:themeColor="text1"/>
                <w:lang w:eastAsia="es-ES"/>
              </w:rPr>
              <w:t>string</w:t>
            </w:r>
          </w:p>
        </w:tc>
        <w:tc>
          <w:tcPr>
            <w:tcW w:w="1963" w:type="dxa"/>
          </w:tcPr>
          <w:p w14:paraId="79646AD7" w14:textId="77777777" w:rsidR="008D5D3C" w:rsidRPr="00915696" w:rsidRDefault="0084183A" w:rsidP="0032324B">
            <w:pPr>
              <w:tabs>
                <w:tab w:val="center" w:pos="4252"/>
                <w:tab w:val="right" w:pos="8504"/>
              </w:tabs>
              <w:rPr>
                <w:color w:val="000000" w:themeColor="text1"/>
                <w:lang w:eastAsia="es-ES"/>
              </w:rPr>
            </w:pPr>
            <w:r>
              <w:rPr>
                <w:color w:val="000000" w:themeColor="text1"/>
                <w:lang w:eastAsia="es-ES"/>
              </w:rPr>
              <w:t>Identificador de la parada</w:t>
            </w:r>
          </w:p>
        </w:tc>
      </w:tr>
    </w:tbl>
    <w:p w14:paraId="36E411FC" w14:textId="77777777" w:rsidR="00953AC8" w:rsidRPr="00915696" w:rsidRDefault="00953AC8" w:rsidP="00953AC8">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devuelve:</w:t>
      </w:r>
      <w:r w:rsidR="00BA2383">
        <w:rPr>
          <w:rFonts w:eastAsia="Times New Roman" w:cstheme="majorBidi"/>
          <w:b/>
          <w:bCs/>
          <w:i/>
          <w:color w:val="000000" w:themeColor="text1"/>
          <w:lang w:val="es-ES" w:eastAsia="es-ES"/>
        </w:rPr>
        <w:t xml:space="preserve"> string</w:t>
      </w:r>
    </w:p>
    <w:p w14:paraId="6692BFAB" w14:textId="77777777" w:rsidR="00137F93" w:rsidRPr="00BC22A4" w:rsidRDefault="00915580" w:rsidP="00915580">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codigoEstado</w:t>
      </w:r>
    </w:p>
    <w:p w14:paraId="26CFFC22" w14:textId="77777777" w:rsidR="00915580" w:rsidRPr="00BC22A4" w:rsidRDefault="00915580" w:rsidP="00915580">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mensajeEstado</w:t>
      </w:r>
    </w:p>
    <w:p w14:paraId="1408653E" w14:textId="77777777" w:rsidR="00915580" w:rsidRPr="00BC22A4" w:rsidRDefault="00915580" w:rsidP="00915580">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 xml:space="preserve">Array </w:t>
      </w:r>
      <w:r w:rsidR="00BC22A4" w:rsidRPr="00BC22A4">
        <w:rPr>
          <w:rFonts w:eastAsia="Times New Roman" w:cstheme="majorBidi"/>
          <w:bCs/>
          <w:color w:val="000000" w:themeColor="text1"/>
          <w:lang w:val="es-ES" w:eastAsia="es-ES"/>
        </w:rPr>
        <w:t>‘</w:t>
      </w:r>
      <w:r w:rsidRPr="00BC22A4">
        <w:rPr>
          <w:rFonts w:eastAsia="Times New Roman" w:cstheme="majorBidi"/>
          <w:bCs/>
          <w:color w:val="000000" w:themeColor="text1"/>
          <w:lang w:val="es-ES" w:eastAsia="es-ES"/>
        </w:rPr>
        <w:t>Banderas</w:t>
      </w:r>
      <w:r w:rsidR="00BC22A4" w:rsidRPr="00BC22A4">
        <w:rPr>
          <w:rFonts w:eastAsia="Times New Roman" w:cstheme="majorBidi"/>
          <w:bCs/>
          <w:color w:val="000000" w:themeColor="text1"/>
          <w:lang w:val="es-ES" w:eastAsia="es-ES"/>
        </w:rPr>
        <w:t>’</w:t>
      </w:r>
      <w:r w:rsidRPr="00BC22A4">
        <w:rPr>
          <w:rFonts w:eastAsia="Times New Roman" w:cstheme="majorBidi"/>
          <w:bCs/>
          <w:color w:val="000000" w:themeColor="text1"/>
          <w:lang w:val="es-ES" w:eastAsia="es-ES"/>
        </w:rPr>
        <w:t>:</w:t>
      </w:r>
    </w:p>
    <w:p w14:paraId="2120BA8A" w14:textId="77777777" w:rsidR="00915580" w:rsidRPr="00BC22A4" w:rsidRDefault="00915580" w:rsidP="00915580">
      <w:pPr>
        <w:pStyle w:val="Prrafodelista"/>
        <w:keepNext/>
        <w:keepLines/>
        <w:numPr>
          <w:ilvl w:val="1"/>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descripcionCorta</w:t>
      </w:r>
    </w:p>
    <w:p w14:paraId="7FA110C1" w14:textId="77777777" w:rsidR="00915580" w:rsidRPr="00BC22A4" w:rsidRDefault="00915580" w:rsidP="00915580">
      <w:pPr>
        <w:pStyle w:val="Prrafodelista"/>
        <w:keepNext/>
        <w:keepLines/>
        <w:numPr>
          <w:ilvl w:val="1"/>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descripcionLinea</w:t>
      </w:r>
    </w:p>
    <w:p w14:paraId="610CA709" w14:textId="77777777" w:rsidR="00915580" w:rsidRDefault="00915580" w:rsidP="00915580">
      <w:pPr>
        <w:keepNext/>
        <w:keepLines/>
        <w:spacing w:before="200" w:after="0"/>
        <w:outlineLvl w:val="1"/>
        <w:rPr>
          <w:rFonts w:eastAsia="Times New Roman" w:cstheme="majorBidi"/>
          <w:b/>
          <w:bCs/>
          <w:color w:val="000000" w:themeColor="text1"/>
          <w:lang w:val="es-ES" w:eastAsia="es-ES"/>
        </w:rPr>
      </w:pPr>
      <w:r>
        <w:rPr>
          <w:rFonts w:eastAsia="Times New Roman" w:cstheme="majorBidi"/>
          <w:b/>
          <w:bCs/>
          <w:color w:val="000000" w:themeColor="text1"/>
          <w:lang w:val="es-ES" w:eastAsia="es-ES"/>
        </w:rPr>
        <w:t>Otras devoluciones:</w:t>
      </w:r>
    </w:p>
    <w:p w14:paraId="3D70E5E7" w14:textId="77777777" w:rsidR="00915580" w:rsidRDefault="00915580" w:rsidP="00915580">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w:t>
      </w:r>
      <w:r>
        <w:rPr>
          <w:rFonts w:eastAsia="Times New Roman" w:cs="Arial"/>
          <w:color w:val="222222"/>
          <w:lang w:eastAsia="es-ES"/>
        </w:rPr>
        <w:t>8|</w:t>
      </w:r>
      <w:r w:rsidRPr="004877A4">
        <w:rPr>
          <w:rFonts w:eastAsia="Times New Roman" w:cs="Arial"/>
          <w:color w:val="222222"/>
          <w:lang w:eastAsia="es-ES"/>
        </w:rPr>
        <w:t>ErrorDeLogueo</w:t>
      </w:r>
    </w:p>
    <w:p w14:paraId="2F309C65" w14:textId="77777777" w:rsidR="00915580" w:rsidRDefault="00915580" w:rsidP="00915580">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w:t>
      </w:r>
      <w:r>
        <w:rPr>
          <w:rFonts w:eastAsia="Times New Roman" w:cs="Arial"/>
          <w:color w:val="222222"/>
          <w:lang w:eastAsia="es-ES"/>
        </w:rPr>
        <w:t>9|Excepción</w:t>
      </w:r>
    </w:p>
    <w:p w14:paraId="76ECA17C" w14:textId="77777777" w:rsidR="00915580" w:rsidRPr="004877A4" w:rsidRDefault="00915580" w:rsidP="00915580">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-1|No</w:t>
      </w:r>
      <w:r>
        <w:rPr>
          <w:rFonts w:eastAsia="Times New Roman" w:cs="Arial"/>
          <w:color w:val="222222"/>
          <w:lang w:eastAsia="es-ES"/>
        </w:rPr>
        <w:t xml:space="preserve"> e</w:t>
      </w:r>
      <w:r w:rsidRPr="004877A4">
        <w:rPr>
          <w:rFonts w:eastAsia="Times New Roman" w:cs="Arial"/>
          <w:color w:val="222222"/>
          <w:lang w:eastAsia="es-ES"/>
        </w:rPr>
        <w:t>xisten</w:t>
      </w:r>
      <w:r>
        <w:rPr>
          <w:rFonts w:eastAsia="Times New Roman" w:cs="Arial"/>
          <w:color w:val="222222"/>
          <w:lang w:eastAsia="es-ES"/>
        </w:rPr>
        <w:t xml:space="preserve"> banderas para la parada</w:t>
      </w:r>
    </w:p>
    <w:p w14:paraId="6EFC073B" w14:textId="77777777" w:rsidR="00915580" w:rsidRDefault="00915580" w:rsidP="00915580">
      <w:pPr>
        <w:pStyle w:val="Prrafodelista"/>
        <w:shd w:val="clear" w:color="auto" w:fill="FFFFFF"/>
        <w:spacing w:after="0" w:line="240" w:lineRule="auto"/>
        <w:rPr>
          <w:rFonts w:eastAsia="Times New Roman" w:cs="Arial"/>
          <w:color w:val="222222"/>
          <w:lang w:eastAsia="es-ES"/>
        </w:rPr>
      </w:pPr>
    </w:p>
    <w:p w14:paraId="55AE65EF" w14:textId="77777777" w:rsidR="00953AC8" w:rsidRPr="00061C93" w:rsidRDefault="0085462E" w:rsidP="00061C93">
      <w:pPr>
        <w:pStyle w:val="Prrafodelista"/>
        <w:keepNext/>
        <w:keepLines/>
        <w:numPr>
          <w:ilvl w:val="0"/>
          <w:numId w:val="22"/>
        </w:numPr>
        <w:spacing w:before="200" w:after="0"/>
        <w:outlineLvl w:val="1"/>
        <w:rPr>
          <w:rFonts w:ascii="Verdana" w:eastAsia="Times New Roman" w:hAnsi="Verdana" w:cstheme="majorBidi"/>
          <w:b/>
          <w:bCs/>
          <w:color w:val="548DD4" w:themeColor="text2" w:themeTint="99"/>
          <w:sz w:val="24"/>
          <w:szCs w:val="24"/>
          <w:lang w:val="es-ES" w:eastAsia="es-ES"/>
        </w:rPr>
      </w:pPr>
      <w:hyperlink r:id="rId11" w:history="1">
        <w:r w:rsidRPr="00061C93">
          <w:rPr>
            <w:rFonts w:ascii="Verdana" w:eastAsia="Times New Roman" w:hAnsi="Verdana" w:cstheme="majorBidi"/>
            <w:b/>
            <w:bCs/>
            <w:color w:val="548DD4" w:themeColor="text2" w:themeTint="99"/>
            <w:sz w:val="24"/>
            <w:szCs w:val="24"/>
            <w:lang w:val="es-ES" w:eastAsia="es-ES"/>
          </w:rPr>
          <w:t>RecuperarCallesPrincipalPorLinea</w:t>
        </w:r>
      </w:hyperlink>
    </w:p>
    <w:p w14:paraId="1E895346" w14:textId="77777777" w:rsidR="00953AC8" w:rsidRPr="00915696" w:rsidRDefault="00953AC8" w:rsidP="00953AC8">
      <w:pPr>
        <w:spacing w:after="0" w:line="240" w:lineRule="auto"/>
        <w:rPr>
          <w:rFonts w:eastAsia="Times New Roman" w:cs="Arial"/>
          <w:color w:val="000000" w:themeColor="text1"/>
          <w:lang w:val="es-ES" w:eastAsia="es-ES"/>
        </w:rPr>
      </w:pPr>
      <w:r w:rsidRPr="00915696">
        <w:rPr>
          <w:rFonts w:eastAsia="Times New Roman" w:cstheme="majorBidi"/>
          <w:b/>
          <w:bCs/>
          <w:i/>
          <w:color w:val="000000" w:themeColor="text1"/>
          <w:lang w:val="es-ES" w:eastAsia="es-ES"/>
        </w:rPr>
        <w:t>Detalle</w:t>
      </w:r>
      <w:r w:rsidRPr="00915696">
        <w:rPr>
          <w:rFonts w:eastAsia="Times New Roman" w:cstheme="majorBidi"/>
          <w:b/>
          <w:bCs/>
          <w:color w:val="000000" w:themeColor="text1"/>
          <w:lang w:val="es-ES" w:eastAsia="es-ES"/>
        </w:rPr>
        <w:t>:</w:t>
      </w:r>
      <w:r w:rsidRPr="00915696">
        <w:rPr>
          <w:rFonts w:eastAsia="Times New Roman" w:cs="Arial"/>
          <w:color w:val="000000" w:themeColor="text1"/>
          <w:lang w:val="es-ES" w:eastAsia="es-ES"/>
        </w:rPr>
        <w:t xml:space="preserve"> </w:t>
      </w:r>
      <w:r w:rsidRPr="00915696">
        <w:rPr>
          <w:color w:val="000000" w:themeColor="text1"/>
          <w:lang w:val="es-ES" w:eastAsia="es-ES"/>
        </w:rPr>
        <w:t xml:space="preserve">Recupera </w:t>
      </w:r>
      <w:r w:rsidR="00BA2383">
        <w:rPr>
          <w:color w:val="000000" w:themeColor="text1"/>
          <w:lang w:val="es-ES" w:eastAsia="es-ES"/>
        </w:rPr>
        <w:t>las calles principales para la línea que recibe como parámetro.</w:t>
      </w:r>
    </w:p>
    <w:p w14:paraId="154C68EB" w14:textId="77777777" w:rsidR="00953AC8" w:rsidRPr="00915696" w:rsidRDefault="00953AC8" w:rsidP="00953AC8">
      <w:pPr>
        <w:spacing w:after="0" w:line="240" w:lineRule="auto"/>
        <w:rPr>
          <w:rFonts w:eastAsia="Times New Roman" w:cs="Arial"/>
          <w:i/>
          <w:color w:val="000000" w:themeColor="text1"/>
          <w:lang w:val="es-ES" w:eastAsia="es-ES"/>
        </w:rPr>
      </w:pPr>
    </w:p>
    <w:p w14:paraId="2F61B399" w14:textId="77777777" w:rsidR="00953AC8" w:rsidRPr="00915696" w:rsidRDefault="00953AC8" w:rsidP="00953AC8">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recibe:</w:t>
      </w:r>
      <w:r w:rsidR="00BA2383" w:rsidRPr="00BA2383">
        <w:rPr>
          <w:rFonts w:eastAsia="Times New Roman" w:cstheme="majorBidi"/>
          <w:b/>
          <w:bCs/>
          <w:i/>
          <w:color w:val="000000" w:themeColor="text1"/>
          <w:lang w:val="es-ES" w:eastAsia="es-ES"/>
        </w:rPr>
        <w:t xml:space="preserve"> </w:t>
      </w:r>
      <w:r w:rsidR="00BA2383">
        <w:rPr>
          <w:rFonts w:eastAsia="Times New Roman" w:cstheme="majorBidi"/>
          <w:b/>
          <w:bCs/>
          <w:i/>
          <w:color w:val="000000" w:themeColor="text1"/>
          <w:lang w:val="es-ES" w:eastAsia="es-ES"/>
        </w:rPr>
        <w:t>string</w:t>
      </w:r>
    </w:p>
    <w:p w14:paraId="5233BF36" w14:textId="77777777" w:rsidR="00953AC8" w:rsidRPr="00915696" w:rsidRDefault="00953AC8" w:rsidP="00953AC8">
      <w:pPr>
        <w:spacing w:after="0" w:line="240" w:lineRule="auto"/>
        <w:rPr>
          <w:rFonts w:eastAsia="Times New Roman" w:cs="Arial"/>
          <w:color w:val="000000" w:themeColor="text1"/>
          <w:lang w:val="es-ES" w:eastAsia="es-ES"/>
        </w:rPr>
      </w:pPr>
      <w:r w:rsidRPr="00915696">
        <w:rPr>
          <w:rFonts w:eastAsia="Times New Roman" w:cs="Arial"/>
          <w:color w:val="000000" w:themeColor="text1"/>
          <w:lang w:val="es-ES" w:eastAsia="es-ES"/>
        </w:rPr>
        <w:t xml:space="preserve"> </w:t>
      </w:r>
    </w:p>
    <w:tbl>
      <w:tblPr>
        <w:tblStyle w:val="Tablaconcuadrcula"/>
        <w:tblW w:w="0" w:type="auto"/>
        <w:jc w:val="center"/>
        <w:tblLook w:val="04A0" w:firstRow="1" w:lastRow="0" w:firstColumn="1" w:lastColumn="0" w:noHBand="0" w:noVBand="1"/>
      </w:tblPr>
      <w:tblGrid>
        <w:gridCol w:w="3628"/>
        <w:gridCol w:w="1381"/>
        <w:gridCol w:w="1963"/>
      </w:tblGrid>
      <w:tr w:rsidR="008D5D3C" w:rsidRPr="00AD63E8" w14:paraId="76A280F6" w14:textId="77777777" w:rsidTr="004B492D">
        <w:trPr>
          <w:jc w:val="center"/>
        </w:trPr>
        <w:tc>
          <w:tcPr>
            <w:tcW w:w="3628" w:type="dxa"/>
          </w:tcPr>
          <w:p w14:paraId="263B5129" w14:textId="77777777" w:rsidR="008D5D3C" w:rsidRPr="00AD63E8" w:rsidRDefault="008D5D3C" w:rsidP="006C18DF">
            <w:pPr>
              <w:jc w:val="center"/>
              <w:rPr>
                <w:rFonts w:eastAsia="Times New Roman" w:cs="Arial"/>
                <w:color w:val="000000" w:themeColor="text1"/>
                <w:lang w:eastAsia="es-ES"/>
              </w:rPr>
            </w:pPr>
            <w:r w:rsidRPr="00AD63E8">
              <w:rPr>
                <w:rFonts w:eastAsia="Times New Roman" w:cs="Arial"/>
                <w:color w:val="000000" w:themeColor="text1"/>
                <w:lang w:eastAsia="es-ES"/>
              </w:rPr>
              <w:t>Nombre parámetro</w:t>
            </w:r>
          </w:p>
        </w:tc>
        <w:tc>
          <w:tcPr>
            <w:tcW w:w="1381" w:type="dxa"/>
          </w:tcPr>
          <w:p w14:paraId="4CA563DE" w14:textId="77777777" w:rsidR="008D5D3C" w:rsidRPr="00AD63E8" w:rsidRDefault="008D5D3C" w:rsidP="006C18DF">
            <w:pPr>
              <w:jc w:val="center"/>
              <w:rPr>
                <w:rFonts w:eastAsia="Times New Roman" w:cs="Arial"/>
                <w:color w:val="000000" w:themeColor="text1"/>
                <w:lang w:eastAsia="es-ES"/>
              </w:rPr>
            </w:pPr>
            <w:r w:rsidRPr="00AD63E8">
              <w:rPr>
                <w:rFonts w:eastAsia="Times New Roman" w:cs="Arial"/>
                <w:color w:val="000000" w:themeColor="text1"/>
                <w:lang w:eastAsia="es-ES"/>
              </w:rPr>
              <w:t>Tipo parámetro</w:t>
            </w:r>
          </w:p>
        </w:tc>
        <w:tc>
          <w:tcPr>
            <w:tcW w:w="1963" w:type="dxa"/>
          </w:tcPr>
          <w:p w14:paraId="7FF50A8B" w14:textId="77777777" w:rsidR="008D5D3C" w:rsidRPr="00AD63E8" w:rsidRDefault="008D5D3C" w:rsidP="006C18DF">
            <w:pPr>
              <w:jc w:val="center"/>
              <w:rPr>
                <w:rFonts w:eastAsia="Times New Roman" w:cs="Arial"/>
                <w:color w:val="000000" w:themeColor="text1"/>
                <w:lang w:eastAsia="es-ES"/>
              </w:rPr>
            </w:pPr>
            <w:r w:rsidRPr="00AD63E8">
              <w:rPr>
                <w:rFonts w:eastAsia="Times New Roman" w:cs="Arial"/>
                <w:color w:val="000000" w:themeColor="text1"/>
                <w:lang w:eastAsia="es-ES"/>
              </w:rPr>
              <w:t>Descripción</w:t>
            </w:r>
          </w:p>
        </w:tc>
      </w:tr>
      <w:tr w:rsidR="008D5D3C" w:rsidRPr="00AD63E8" w14:paraId="4AF2E747" w14:textId="77777777" w:rsidTr="004B492D">
        <w:trPr>
          <w:jc w:val="center"/>
        </w:trPr>
        <w:tc>
          <w:tcPr>
            <w:tcW w:w="3628" w:type="dxa"/>
          </w:tcPr>
          <w:p w14:paraId="533A50FB" w14:textId="77777777" w:rsidR="008D5D3C" w:rsidRPr="00AD63E8" w:rsidRDefault="008D5D3C" w:rsidP="0032324B">
            <w:pPr>
              <w:rPr>
                <w:rFonts w:eastAsia="Times New Roman" w:cs="Arial"/>
                <w:color w:val="000000" w:themeColor="text1"/>
                <w:lang w:eastAsia="es-ES"/>
              </w:rPr>
            </w:pPr>
            <w:r w:rsidRPr="00AD63E8">
              <w:rPr>
                <w:rFonts w:eastAsia="Times New Roman" w:cs="Arial"/>
                <w:color w:val="000000" w:themeColor="text1"/>
                <w:lang w:eastAsia="es-ES"/>
              </w:rPr>
              <w:t>usuario</w:t>
            </w:r>
          </w:p>
        </w:tc>
        <w:tc>
          <w:tcPr>
            <w:tcW w:w="1381" w:type="dxa"/>
          </w:tcPr>
          <w:p w14:paraId="7F419182" w14:textId="77777777" w:rsidR="008D5D3C" w:rsidRPr="00AD63E8" w:rsidRDefault="008D5D3C" w:rsidP="0032324B">
            <w:pPr>
              <w:rPr>
                <w:rFonts w:eastAsia="Times New Roman" w:cs="Arial"/>
                <w:color w:val="000000" w:themeColor="text1"/>
                <w:lang w:eastAsia="es-ES"/>
              </w:rPr>
            </w:pPr>
            <w:r w:rsidRPr="00AD63E8">
              <w:rPr>
                <w:rFonts w:eastAsia="Times New Roman" w:cs="Arial"/>
                <w:color w:val="000000" w:themeColor="text1"/>
                <w:lang w:eastAsia="es-ES"/>
              </w:rPr>
              <w:t>string</w:t>
            </w:r>
          </w:p>
        </w:tc>
        <w:tc>
          <w:tcPr>
            <w:tcW w:w="1963" w:type="dxa"/>
          </w:tcPr>
          <w:p w14:paraId="117830C0" w14:textId="77777777" w:rsidR="008D5D3C" w:rsidRPr="00AD63E8" w:rsidRDefault="008D5D3C" w:rsidP="0032324B">
            <w:pPr>
              <w:rPr>
                <w:rFonts w:eastAsia="Times New Roman" w:cs="Arial"/>
                <w:color w:val="000000" w:themeColor="text1"/>
                <w:lang w:eastAsia="es-ES"/>
              </w:rPr>
            </w:pPr>
            <w:r w:rsidRPr="00AD63E8">
              <w:rPr>
                <w:rFonts w:eastAsia="Times New Roman" w:cs="Arial"/>
                <w:color w:val="000000" w:themeColor="text1"/>
                <w:lang w:eastAsia="es-ES"/>
              </w:rPr>
              <w:t>Usuario de seguridad</w:t>
            </w:r>
          </w:p>
        </w:tc>
      </w:tr>
      <w:tr w:rsidR="008D5D3C" w:rsidRPr="00AD63E8" w14:paraId="14652D75" w14:textId="77777777" w:rsidTr="004B492D">
        <w:trPr>
          <w:jc w:val="center"/>
        </w:trPr>
        <w:tc>
          <w:tcPr>
            <w:tcW w:w="3628" w:type="dxa"/>
          </w:tcPr>
          <w:p w14:paraId="639F6B1A" w14:textId="77777777" w:rsidR="008D5D3C" w:rsidRPr="00AD63E8" w:rsidRDefault="008D5D3C" w:rsidP="0032324B">
            <w:pPr>
              <w:rPr>
                <w:rFonts w:eastAsia="Times New Roman" w:cs="Arial"/>
                <w:color w:val="000000" w:themeColor="text1"/>
                <w:lang w:eastAsia="es-ES"/>
              </w:rPr>
            </w:pPr>
            <w:r w:rsidRPr="00AD63E8">
              <w:rPr>
                <w:rFonts w:eastAsia="Times New Roman" w:cs="Arial"/>
                <w:color w:val="000000" w:themeColor="text1"/>
                <w:lang w:eastAsia="es-ES"/>
              </w:rPr>
              <w:t>clave</w:t>
            </w:r>
          </w:p>
        </w:tc>
        <w:tc>
          <w:tcPr>
            <w:tcW w:w="1381" w:type="dxa"/>
          </w:tcPr>
          <w:p w14:paraId="75DCBC41" w14:textId="77777777" w:rsidR="008D5D3C" w:rsidRPr="00AD63E8" w:rsidRDefault="008D5D3C" w:rsidP="0032324B">
            <w:pPr>
              <w:rPr>
                <w:rFonts w:eastAsia="Times New Roman" w:cs="Arial"/>
                <w:color w:val="000000" w:themeColor="text1"/>
                <w:lang w:eastAsia="es-ES"/>
              </w:rPr>
            </w:pPr>
            <w:r w:rsidRPr="00AD63E8">
              <w:rPr>
                <w:rFonts w:eastAsia="Times New Roman" w:cs="Arial"/>
                <w:color w:val="000000" w:themeColor="text1"/>
                <w:lang w:eastAsia="es-ES"/>
              </w:rPr>
              <w:t>string</w:t>
            </w:r>
          </w:p>
        </w:tc>
        <w:tc>
          <w:tcPr>
            <w:tcW w:w="1963" w:type="dxa"/>
          </w:tcPr>
          <w:p w14:paraId="302EF476" w14:textId="77777777" w:rsidR="008D5D3C" w:rsidRPr="00AD63E8" w:rsidRDefault="008D5D3C" w:rsidP="0032324B">
            <w:pPr>
              <w:rPr>
                <w:rFonts w:eastAsia="Times New Roman" w:cs="Arial"/>
                <w:color w:val="000000" w:themeColor="text1"/>
                <w:lang w:eastAsia="es-ES"/>
              </w:rPr>
            </w:pPr>
            <w:r w:rsidRPr="00AD63E8">
              <w:rPr>
                <w:rFonts w:eastAsia="Times New Roman" w:cs="Arial"/>
                <w:color w:val="000000" w:themeColor="text1"/>
                <w:lang w:eastAsia="es-ES"/>
              </w:rPr>
              <w:t>Clave de seguridad</w:t>
            </w:r>
          </w:p>
        </w:tc>
      </w:tr>
      <w:tr w:rsidR="008D5D3C" w:rsidRPr="00AD63E8" w14:paraId="27530B29" w14:textId="77777777" w:rsidTr="004B492D">
        <w:trPr>
          <w:jc w:val="center"/>
        </w:trPr>
        <w:tc>
          <w:tcPr>
            <w:tcW w:w="3628" w:type="dxa"/>
          </w:tcPr>
          <w:p w14:paraId="088DAC23" w14:textId="77777777" w:rsidR="008D5D3C" w:rsidRPr="00AD63E8" w:rsidRDefault="008D5D3C" w:rsidP="0085462E">
            <w:pPr>
              <w:rPr>
                <w:rFonts w:eastAsia="Times New Roman" w:cs="Arial"/>
                <w:color w:val="000000" w:themeColor="text1"/>
                <w:lang w:eastAsia="es-ES"/>
              </w:rPr>
            </w:pPr>
            <w:r w:rsidRPr="00AD63E8">
              <w:rPr>
                <w:rFonts w:eastAsia="Times New Roman" w:cs="Arial"/>
                <w:color w:val="000000" w:themeColor="text1"/>
                <w:lang w:eastAsia="es-ES"/>
              </w:rPr>
              <w:t>codigo</w:t>
            </w:r>
            <w:r w:rsidR="0085462E" w:rsidRPr="00AD63E8">
              <w:rPr>
                <w:rFonts w:eastAsia="Times New Roman" w:cs="Arial"/>
                <w:color w:val="000000" w:themeColor="text1"/>
                <w:lang w:eastAsia="es-ES"/>
              </w:rPr>
              <w:t>Linea</w:t>
            </w:r>
            <w:r w:rsidR="0010586F">
              <w:rPr>
                <w:rFonts w:eastAsia="Times New Roman" w:cs="Arial"/>
                <w:color w:val="000000" w:themeColor="text1"/>
                <w:lang w:eastAsia="es-ES"/>
              </w:rPr>
              <w:t>Parada</w:t>
            </w:r>
          </w:p>
        </w:tc>
        <w:tc>
          <w:tcPr>
            <w:tcW w:w="1381" w:type="dxa"/>
          </w:tcPr>
          <w:p w14:paraId="3E116AE5" w14:textId="77777777" w:rsidR="008D5D3C" w:rsidRPr="00AD63E8" w:rsidRDefault="008D5D3C" w:rsidP="0032324B">
            <w:pPr>
              <w:rPr>
                <w:rFonts w:eastAsia="Times New Roman" w:cs="Arial"/>
                <w:color w:val="000000" w:themeColor="text1"/>
                <w:lang w:eastAsia="es-ES"/>
              </w:rPr>
            </w:pPr>
            <w:r w:rsidRPr="00AD63E8">
              <w:rPr>
                <w:rFonts w:eastAsia="Times New Roman" w:cs="Arial"/>
                <w:color w:val="000000" w:themeColor="text1"/>
                <w:lang w:eastAsia="es-ES"/>
              </w:rPr>
              <w:t>int</w:t>
            </w:r>
          </w:p>
        </w:tc>
        <w:tc>
          <w:tcPr>
            <w:tcW w:w="1963" w:type="dxa"/>
          </w:tcPr>
          <w:p w14:paraId="3D3EA52A" w14:textId="77777777" w:rsidR="008D5D3C" w:rsidRPr="00AD63E8" w:rsidRDefault="008D5D3C" w:rsidP="0010586F">
            <w:pPr>
              <w:rPr>
                <w:rFonts w:eastAsia="Times New Roman" w:cs="Arial"/>
                <w:color w:val="000000" w:themeColor="text1"/>
                <w:lang w:eastAsia="es-ES"/>
              </w:rPr>
            </w:pPr>
            <w:r w:rsidRPr="00AD63E8">
              <w:rPr>
                <w:rFonts w:eastAsia="Times New Roman" w:cs="Arial"/>
                <w:color w:val="000000" w:themeColor="text1"/>
                <w:lang w:eastAsia="es-ES"/>
              </w:rPr>
              <w:t xml:space="preserve">Código de la </w:t>
            </w:r>
            <w:r w:rsidR="0085462E" w:rsidRPr="00AD63E8">
              <w:rPr>
                <w:rFonts w:eastAsia="Times New Roman" w:cs="Arial"/>
                <w:color w:val="000000" w:themeColor="text1"/>
                <w:lang w:eastAsia="es-ES"/>
              </w:rPr>
              <w:t>línea</w:t>
            </w:r>
            <w:r w:rsidR="0010586F">
              <w:rPr>
                <w:rFonts w:eastAsia="Times New Roman" w:cs="Arial"/>
                <w:color w:val="000000" w:themeColor="text1"/>
                <w:lang w:eastAsia="es-ES"/>
              </w:rPr>
              <w:t xml:space="preserve"> del sitio Paradas</w:t>
            </w:r>
          </w:p>
        </w:tc>
      </w:tr>
      <w:tr w:rsidR="008D5D3C" w:rsidRPr="00AD63E8" w14:paraId="08F2943D" w14:textId="77777777" w:rsidTr="004B492D">
        <w:trPr>
          <w:jc w:val="center"/>
        </w:trPr>
        <w:tc>
          <w:tcPr>
            <w:tcW w:w="3628" w:type="dxa"/>
          </w:tcPr>
          <w:p w14:paraId="37DFE1A3" w14:textId="77777777" w:rsidR="008D5D3C" w:rsidRPr="00AD63E8" w:rsidRDefault="0085462E" w:rsidP="0032324B">
            <w:pPr>
              <w:rPr>
                <w:rFonts w:eastAsia="Times New Roman" w:cs="Arial"/>
                <w:color w:val="000000" w:themeColor="text1"/>
                <w:lang w:eastAsia="es-ES"/>
              </w:rPr>
            </w:pPr>
            <w:r w:rsidRPr="00AD63E8">
              <w:rPr>
                <w:rFonts w:eastAsia="Times New Roman" w:cs="Arial"/>
                <w:color w:val="000000" w:themeColor="text1"/>
                <w:lang w:eastAsia="es-ES"/>
              </w:rPr>
              <w:t>isSubLinea</w:t>
            </w:r>
          </w:p>
        </w:tc>
        <w:tc>
          <w:tcPr>
            <w:tcW w:w="1381" w:type="dxa"/>
          </w:tcPr>
          <w:p w14:paraId="22DFF778" w14:textId="77777777" w:rsidR="008D5D3C" w:rsidRPr="00AD63E8" w:rsidRDefault="0085462E" w:rsidP="0032324B">
            <w:pPr>
              <w:rPr>
                <w:rFonts w:eastAsia="Times New Roman" w:cs="Arial"/>
                <w:color w:val="000000" w:themeColor="text1"/>
                <w:lang w:eastAsia="es-ES"/>
              </w:rPr>
            </w:pPr>
            <w:r w:rsidRPr="00AD63E8">
              <w:rPr>
                <w:rFonts w:eastAsia="Times New Roman" w:cs="Arial"/>
                <w:color w:val="000000" w:themeColor="text1"/>
                <w:lang w:eastAsia="es-ES"/>
              </w:rPr>
              <w:t>boolean</w:t>
            </w:r>
          </w:p>
        </w:tc>
        <w:tc>
          <w:tcPr>
            <w:tcW w:w="1963" w:type="dxa"/>
          </w:tcPr>
          <w:p w14:paraId="0525747D" w14:textId="77777777" w:rsidR="008D5D3C" w:rsidRPr="00AD63E8" w:rsidRDefault="0085462E" w:rsidP="0085462E">
            <w:pPr>
              <w:rPr>
                <w:rFonts w:eastAsia="Times New Roman" w:cs="Arial"/>
                <w:color w:val="000000" w:themeColor="text1"/>
                <w:lang w:eastAsia="es-ES"/>
              </w:rPr>
            </w:pPr>
            <w:r w:rsidRPr="00AD63E8">
              <w:rPr>
                <w:rFonts w:eastAsia="Times New Roman" w:cs="Arial"/>
                <w:color w:val="000000" w:themeColor="text1"/>
                <w:lang w:eastAsia="es-ES"/>
              </w:rPr>
              <w:t>Setear este valor en 1 si es subLinea</w:t>
            </w:r>
          </w:p>
        </w:tc>
      </w:tr>
    </w:tbl>
    <w:p w14:paraId="5D2D9DCF" w14:textId="77777777" w:rsidR="00953AC8" w:rsidRPr="00915696" w:rsidRDefault="00953AC8" w:rsidP="00953AC8">
      <w:pPr>
        <w:rPr>
          <w:rFonts w:eastAsia="Times New Roman" w:cs="Arial"/>
          <w:i/>
          <w:color w:val="000000" w:themeColor="text1"/>
          <w:lang w:val="es-ES" w:eastAsia="es-ES"/>
        </w:rPr>
      </w:pPr>
    </w:p>
    <w:p w14:paraId="3A0BEA23" w14:textId="77777777" w:rsidR="00BC22A4" w:rsidRDefault="00953AC8" w:rsidP="00AA22CB">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 que devuelve:</w:t>
      </w:r>
      <w:r w:rsidR="00BC22A4">
        <w:rPr>
          <w:rFonts w:eastAsia="Times New Roman" w:cstheme="majorBidi"/>
          <w:b/>
          <w:bCs/>
          <w:i/>
          <w:color w:val="000000" w:themeColor="text1"/>
          <w:lang w:val="es-ES" w:eastAsia="es-ES"/>
        </w:rPr>
        <w:t xml:space="preserve"> </w:t>
      </w:r>
    </w:p>
    <w:p w14:paraId="762215AE" w14:textId="77777777" w:rsidR="00BC22A4" w:rsidRPr="00BC22A4" w:rsidRDefault="00BC22A4" w:rsidP="00BC22A4">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codigoEstado</w:t>
      </w:r>
    </w:p>
    <w:p w14:paraId="14A6B3AB" w14:textId="77777777" w:rsidR="00BC22A4" w:rsidRPr="00BC22A4" w:rsidRDefault="00BC22A4" w:rsidP="00BC22A4">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mensajeEstado</w:t>
      </w:r>
    </w:p>
    <w:p w14:paraId="5A47598C" w14:textId="77777777" w:rsidR="00BC22A4" w:rsidRPr="00BC22A4" w:rsidRDefault="00BC22A4" w:rsidP="00BC22A4">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Array ‘Calles’:</w:t>
      </w:r>
    </w:p>
    <w:p w14:paraId="7E433310" w14:textId="77777777" w:rsidR="00BC22A4" w:rsidRPr="00BC22A4" w:rsidRDefault="00BC22A4" w:rsidP="00BC22A4">
      <w:pPr>
        <w:pStyle w:val="Prrafodelista"/>
        <w:keepNext/>
        <w:keepLines/>
        <w:numPr>
          <w:ilvl w:val="1"/>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codigoCalle</w:t>
      </w:r>
    </w:p>
    <w:p w14:paraId="730AD988" w14:textId="77777777" w:rsidR="00BC22A4" w:rsidRPr="00BC22A4" w:rsidRDefault="00BC22A4" w:rsidP="00BC22A4">
      <w:pPr>
        <w:pStyle w:val="Prrafodelista"/>
        <w:keepNext/>
        <w:keepLines/>
        <w:numPr>
          <w:ilvl w:val="1"/>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descripcionGoogle</w:t>
      </w:r>
    </w:p>
    <w:p w14:paraId="024825D4" w14:textId="77777777" w:rsidR="00BC22A4" w:rsidRDefault="00BC22A4" w:rsidP="00BC22A4">
      <w:pPr>
        <w:keepNext/>
        <w:keepLines/>
        <w:spacing w:before="200" w:after="0"/>
        <w:outlineLvl w:val="1"/>
        <w:rPr>
          <w:rFonts w:eastAsia="Times New Roman" w:cstheme="majorBidi"/>
          <w:b/>
          <w:bCs/>
          <w:color w:val="000000" w:themeColor="text1"/>
          <w:lang w:val="es-ES" w:eastAsia="es-ES"/>
        </w:rPr>
      </w:pPr>
      <w:r>
        <w:rPr>
          <w:rFonts w:eastAsia="Times New Roman" w:cstheme="majorBidi"/>
          <w:b/>
          <w:bCs/>
          <w:color w:val="000000" w:themeColor="text1"/>
          <w:lang w:val="es-ES" w:eastAsia="es-ES"/>
        </w:rPr>
        <w:t>Otras devoluciones:</w:t>
      </w:r>
    </w:p>
    <w:p w14:paraId="24DFED64" w14:textId="77777777" w:rsidR="00BC22A4" w:rsidRDefault="00BC22A4" w:rsidP="00BC22A4">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w:t>
      </w:r>
      <w:r>
        <w:rPr>
          <w:rFonts w:eastAsia="Times New Roman" w:cs="Arial"/>
          <w:color w:val="222222"/>
          <w:lang w:eastAsia="es-ES"/>
        </w:rPr>
        <w:t>8|</w:t>
      </w:r>
      <w:r w:rsidRPr="004877A4">
        <w:rPr>
          <w:rFonts w:eastAsia="Times New Roman" w:cs="Arial"/>
          <w:color w:val="222222"/>
          <w:lang w:eastAsia="es-ES"/>
        </w:rPr>
        <w:t>ErrorDeLogueo</w:t>
      </w:r>
    </w:p>
    <w:p w14:paraId="3DA2D1B9" w14:textId="77777777" w:rsidR="00BC22A4" w:rsidRDefault="00BC22A4" w:rsidP="00BC22A4">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w:t>
      </w:r>
      <w:r>
        <w:rPr>
          <w:rFonts w:eastAsia="Times New Roman" w:cs="Arial"/>
          <w:color w:val="222222"/>
          <w:lang w:eastAsia="es-ES"/>
        </w:rPr>
        <w:t>9|Excepción</w:t>
      </w:r>
    </w:p>
    <w:p w14:paraId="2A54801F" w14:textId="77777777" w:rsidR="00BC22A4" w:rsidRPr="004877A4" w:rsidRDefault="00BC22A4" w:rsidP="00BC22A4">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-1|No</w:t>
      </w:r>
      <w:r>
        <w:rPr>
          <w:rFonts w:eastAsia="Times New Roman" w:cs="Arial"/>
          <w:color w:val="222222"/>
          <w:lang w:eastAsia="es-ES"/>
        </w:rPr>
        <w:t xml:space="preserve"> e</w:t>
      </w:r>
      <w:r w:rsidRPr="004877A4">
        <w:rPr>
          <w:rFonts w:eastAsia="Times New Roman" w:cs="Arial"/>
          <w:color w:val="222222"/>
          <w:lang w:eastAsia="es-ES"/>
        </w:rPr>
        <w:t>xisten</w:t>
      </w:r>
      <w:r>
        <w:rPr>
          <w:rFonts w:eastAsia="Times New Roman" w:cs="Arial"/>
          <w:color w:val="222222"/>
          <w:lang w:eastAsia="es-ES"/>
        </w:rPr>
        <w:t xml:space="preserve"> calles para esa línea</w:t>
      </w:r>
    </w:p>
    <w:p w14:paraId="06C3FDE8" w14:textId="77777777" w:rsidR="00AA22CB" w:rsidRPr="00915696" w:rsidRDefault="00AA22CB" w:rsidP="00AA22CB">
      <w:pPr>
        <w:keepNext/>
        <w:keepLines/>
        <w:spacing w:before="200" w:after="0"/>
        <w:outlineLvl w:val="2"/>
        <w:rPr>
          <w:i/>
          <w:color w:val="000000" w:themeColor="text1"/>
          <w:lang w:val="es-ES" w:eastAsia="es-ES"/>
        </w:rPr>
      </w:pPr>
      <w:r w:rsidRPr="00915696">
        <w:rPr>
          <w:i/>
          <w:color w:val="000000" w:themeColor="text1"/>
          <w:lang w:val="es-ES" w:eastAsia="es-ES"/>
        </w:rPr>
        <w:t xml:space="preserve">                             </w:t>
      </w:r>
    </w:p>
    <w:p w14:paraId="27F05C30" w14:textId="77777777" w:rsidR="00AA22CB" w:rsidRPr="00061C93" w:rsidRDefault="00BA2383" w:rsidP="00061C93">
      <w:pPr>
        <w:pStyle w:val="Prrafodelista"/>
        <w:keepNext/>
        <w:keepLines/>
        <w:numPr>
          <w:ilvl w:val="0"/>
          <w:numId w:val="22"/>
        </w:numPr>
        <w:spacing w:before="200" w:after="0"/>
        <w:outlineLvl w:val="1"/>
        <w:rPr>
          <w:rFonts w:ascii="Verdana" w:eastAsia="Times New Roman" w:hAnsi="Verdana" w:cstheme="majorBidi"/>
          <w:b/>
          <w:bCs/>
          <w:color w:val="548DD4" w:themeColor="text2" w:themeTint="99"/>
          <w:sz w:val="24"/>
          <w:szCs w:val="24"/>
          <w:lang w:val="es-ES" w:eastAsia="es-ES"/>
        </w:rPr>
      </w:pPr>
      <w:hyperlink r:id="rId12" w:history="1">
        <w:r w:rsidRPr="00061C93">
          <w:rPr>
            <w:rStyle w:val="Hipervnculo"/>
            <w:rFonts w:ascii="Verdana" w:hAnsi="Verdana"/>
            <w:b/>
            <w:color w:val="548DD4" w:themeColor="text2" w:themeTint="99"/>
            <w:sz w:val="24"/>
            <w:szCs w:val="24"/>
            <w:u w:val="none"/>
          </w:rPr>
          <w:t>RecuperarInterseccionPorLineaYCalle</w:t>
        </w:r>
      </w:hyperlink>
    </w:p>
    <w:p w14:paraId="4B0D6C09" w14:textId="77777777" w:rsidR="002D6DEB" w:rsidRPr="00915696" w:rsidRDefault="00AA22CB" w:rsidP="002D6DEB">
      <w:pPr>
        <w:spacing w:after="0" w:line="240" w:lineRule="auto"/>
        <w:rPr>
          <w:rFonts w:eastAsia="Times New Roman" w:cs="Arial"/>
          <w:color w:val="000000" w:themeColor="text1"/>
          <w:lang w:val="es-ES" w:eastAsia="es-ES"/>
        </w:rPr>
      </w:pPr>
      <w:r w:rsidRPr="0018189E">
        <w:rPr>
          <w:rFonts w:eastAsia="Times New Roman" w:cstheme="majorBidi"/>
          <w:b/>
          <w:bCs/>
          <w:i/>
          <w:color w:val="000000" w:themeColor="text1"/>
          <w:lang w:val="es-ES" w:eastAsia="es-ES"/>
        </w:rPr>
        <w:t>Detalle</w:t>
      </w:r>
      <w:r w:rsidRPr="0018189E">
        <w:rPr>
          <w:rFonts w:eastAsia="Times New Roman" w:cstheme="majorBidi"/>
          <w:b/>
          <w:bCs/>
          <w:color w:val="000000" w:themeColor="text1"/>
          <w:lang w:val="es-ES" w:eastAsia="es-ES"/>
        </w:rPr>
        <w:t>:</w:t>
      </w:r>
      <w:r w:rsidRPr="0018189E">
        <w:rPr>
          <w:rFonts w:eastAsia="Times New Roman" w:cs="Arial"/>
          <w:color w:val="000000" w:themeColor="text1"/>
          <w:lang w:val="es-ES" w:eastAsia="es-ES"/>
        </w:rPr>
        <w:t xml:space="preserve"> </w:t>
      </w:r>
      <w:r w:rsidR="00AD63E8" w:rsidRPr="0018189E">
        <w:rPr>
          <w:color w:val="000000" w:themeColor="text1"/>
          <w:lang w:val="es-ES" w:eastAsia="es-ES"/>
        </w:rPr>
        <w:t xml:space="preserve">Recupera la calle intersección para la línea y calle </w:t>
      </w:r>
      <w:r w:rsidR="009D1432" w:rsidRPr="0018189E">
        <w:rPr>
          <w:color w:val="000000" w:themeColor="text1"/>
          <w:lang w:val="es-ES" w:eastAsia="es-ES"/>
        </w:rPr>
        <w:t xml:space="preserve">principal </w:t>
      </w:r>
      <w:r w:rsidR="00AD63E8" w:rsidRPr="0018189E">
        <w:rPr>
          <w:color w:val="000000" w:themeColor="text1"/>
          <w:lang w:val="es-ES" w:eastAsia="es-ES"/>
        </w:rPr>
        <w:t>que recibe como parámetro.</w:t>
      </w:r>
    </w:p>
    <w:p w14:paraId="5CF683DD" w14:textId="77777777" w:rsidR="002D6DEB" w:rsidRDefault="002D6DEB" w:rsidP="002D6DEB">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recibe:</w:t>
      </w:r>
    </w:p>
    <w:p w14:paraId="782D9304" w14:textId="77777777" w:rsidR="00AD63E8" w:rsidRPr="00915696" w:rsidRDefault="00AD63E8" w:rsidP="002D6DEB">
      <w:pPr>
        <w:keepNext/>
        <w:keepLines/>
        <w:spacing w:before="200" w:after="0"/>
        <w:outlineLvl w:val="2"/>
        <w:rPr>
          <w:rFonts w:eastAsia="Times New Roman" w:cstheme="majorBidi"/>
          <w:b/>
          <w:bCs/>
          <w:i/>
          <w:color w:val="000000" w:themeColor="text1"/>
          <w:lang w:val="es-ES" w:eastAsia="es-ES"/>
        </w:rPr>
      </w:pPr>
    </w:p>
    <w:tbl>
      <w:tblPr>
        <w:tblStyle w:val="Tablaconcuadrcula"/>
        <w:tblW w:w="0" w:type="auto"/>
        <w:jc w:val="center"/>
        <w:tblLook w:val="04A0" w:firstRow="1" w:lastRow="0" w:firstColumn="1" w:lastColumn="0" w:noHBand="0" w:noVBand="1"/>
      </w:tblPr>
      <w:tblGrid>
        <w:gridCol w:w="3628"/>
        <w:gridCol w:w="1381"/>
        <w:gridCol w:w="1963"/>
      </w:tblGrid>
      <w:tr w:rsidR="008D5D3C" w:rsidRPr="00915696" w14:paraId="5EC7C702" w14:textId="77777777" w:rsidTr="004B492D">
        <w:trPr>
          <w:jc w:val="center"/>
        </w:trPr>
        <w:tc>
          <w:tcPr>
            <w:tcW w:w="3628" w:type="dxa"/>
          </w:tcPr>
          <w:p w14:paraId="076E0993" w14:textId="77777777" w:rsidR="008D5D3C" w:rsidRPr="00915696" w:rsidRDefault="008D5D3C" w:rsidP="006C18DF">
            <w:pPr>
              <w:jc w:val="center"/>
              <w:rPr>
                <w:color w:val="000000" w:themeColor="text1"/>
                <w:lang w:eastAsia="es-ES"/>
              </w:rPr>
            </w:pPr>
            <w:r w:rsidRPr="00915696">
              <w:rPr>
                <w:color w:val="000000" w:themeColor="text1"/>
                <w:lang w:eastAsia="es-ES"/>
              </w:rPr>
              <w:t>Nombre parámetro</w:t>
            </w:r>
          </w:p>
        </w:tc>
        <w:tc>
          <w:tcPr>
            <w:tcW w:w="1381" w:type="dxa"/>
          </w:tcPr>
          <w:p w14:paraId="23720F51" w14:textId="77777777" w:rsidR="008D5D3C" w:rsidRPr="00915696" w:rsidRDefault="008D5D3C" w:rsidP="006C18DF">
            <w:pPr>
              <w:jc w:val="center"/>
              <w:rPr>
                <w:color w:val="000000" w:themeColor="text1"/>
                <w:lang w:eastAsia="es-ES"/>
              </w:rPr>
            </w:pPr>
            <w:r w:rsidRPr="00915696">
              <w:rPr>
                <w:color w:val="000000" w:themeColor="text1"/>
                <w:lang w:eastAsia="es-ES"/>
              </w:rPr>
              <w:t>Tipo parámetro</w:t>
            </w:r>
          </w:p>
        </w:tc>
        <w:tc>
          <w:tcPr>
            <w:tcW w:w="1963" w:type="dxa"/>
          </w:tcPr>
          <w:p w14:paraId="69C251C4" w14:textId="77777777" w:rsidR="008D5D3C" w:rsidRPr="00915696" w:rsidRDefault="008D5D3C" w:rsidP="006C18DF">
            <w:pPr>
              <w:jc w:val="center"/>
              <w:rPr>
                <w:color w:val="000000" w:themeColor="text1"/>
                <w:lang w:eastAsia="es-ES"/>
              </w:rPr>
            </w:pPr>
            <w:r w:rsidRPr="00915696">
              <w:rPr>
                <w:color w:val="000000" w:themeColor="text1"/>
                <w:lang w:eastAsia="es-ES"/>
              </w:rPr>
              <w:t>Descripción</w:t>
            </w:r>
          </w:p>
        </w:tc>
      </w:tr>
      <w:tr w:rsidR="00AD63E8" w:rsidRPr="00AD63E8" w14:paraId="0873750A" w14:textId="77777777" w:rsidTr="00F21DCD">
        <w:trPr>
          <w:jc w:val="center"/>
        </w:trPr>
        <w:tc>
          <w:tcPr>
            <w:tcW w:w="3628" w:type="dxa"/>
          </w:tcPr>
          <w:p w14:paraId="312A8CC4" w14:textId="77777777" w:rsidR="00AD63E8" w:rsidRPr="00AD63E8" w:rsidRDefault="00AD63E8" w:rsidP="00F21DCD">
            <w:pPr>
              <w:rPr>
                <w:rFonts w:eastAsia="Times New Roman" w:cs="Arial"/>
                <w:color w:val="000000" w:themeColor="text1"/>
                <w:lang w:eastAsia="es-ES"/>
              </w:rPr>
            </w:pPr>
            <w:r w:rsidRPr="00AD63E8">
              <w:rPr>
                <w:rFonts w:eastAsia="Times New Roman" w:cs="Arial"/>
                <w:color w:val="000000" w:themeColor="text1"/>
                <w:lang w:eastAsia="es-ES"/>
              </w:rPr>
              <w:t>usuario</w:t>
            </w:r>
          </w:p>
        </w:tc>
        <w:tc>
          <w:tcPr>
            <w:tcW w:w="1381" w:type="dxa"/>
          </w:tcPr>
          <w:p w14:paraId="48670A67" w14:textId="77777777" w:rsidR="00AD63E8" w:rsidRPr="00AD63E8" w:rsidRDefault="00AD63E8" w:rsidP="00F21DCD">
            <w:pPr>
              <w:rPr>
                <w:rFonts w:eastAsia="Times New Roman" w:cs="Arial"/>
                <w:color w:val="000000" w:themeColor="text1"/>
                <w:lang w:eastAsia="es-ES"/>
              </w:rPr>
            </w:pPr>
            <w:r w:rsidRPr="00AD63E8">
              <w:rPr>
                <w:rFonts w:eastAsia="Times New Roman" w:cs="Arial"/>
                <w:color w:val="000000" w:themeColor="text1"/>
                <w:lang w:eastAsia="es-ES"/>
              </w:rPr>
              <w:t>string</w:t>
            </w:r>
          </w:p>
        </w:tc>
        <w:tc>
          <w:tcPr>
            <w:tcW w:w="1963" w:type="dxa"/>
          </w:tcPr>
          <w:p w14:paraId="3406EB09" w14:textId="77777777" w:rsidR="00AD63E8" w:rsidRPr="00AD63E8" w:rsidRDefault="00AD63E8" w:rsidP="00F21DCD">
            <w:pPr>
              <w:rPr>
                <w:rFonts w:eastAsia="Times New Roman" w:cs="Arial"/>
                <w:color w:val="000000" w:themeColor="text1"/>
                <w:lang w:eastAsia="es-ES"/>
              </w:rPr>
            </w:pPr>
            <w:r w:rsidRPr="00AD63E8">
              <w:rPr>
                <w:rFonts w:eastAsia="Times New Roman" w:cs="Arial"/>
                <w:color w:val="000000" w:themeColor="text1"/>
                <w:lang w:eastAsia="es-ES"/>
              </w:rPr>
              <w:t>Usuario de seguridad</w:t>
            </w:r>
          </w:p>
        </w:tc>
      </w:tr>
      <w:tr w:rsidR="00AD63E8" w:rsidRPr="00AD63E8" w14:paraId="6C317062" w14:textId="77777777" w:rsidTr="00F21DCD">
        <w:trPr>
          <w:jc w:val="center"/>
        </w:trPr>
        <w:tc>
          <w:tcPr>
            <w:tcW w:w="3628" w:type="dxa"/>
          </w:tcPr>
          <w:p w14:paraId="505DC005" w14:textId="77777777" w:rsidR="00AD63E8" w:rsidRPr="00AD63E8" w:rsidRDefault="00AD63E8" w:rsidP="00F21DCD">
            <w:pPr>
              <w:rPr>
                <w:rFonts w:eastAsia="Times New Roman" w:cs="Arial"/>
                <w:color w:val="000000" w:themeColor="text1"/>
                <w:lang w:eastAsia="es-ES"/>
              </w:rPr>
            </w:pPr>
            <w:r w:rsidRPr="00AD63E8">
              <w:rPr>
                <w:rFonts w:eastAsia="Times New Roman" w:cs="Arial"/>
                <w:color w:val="000000" w:themeColor="text1"/>
                <w:lang w:eastAsia="es-ES"/>
              </w:rPr>
              <w:t>clave</w:t>
            </w:r>
          </w:p>
        </w:tc>
        <w:tc>
          <w:tcPr>
            <w:tcW w:w="1381" w:type="dxa"/>
          </w:tcPr>
          <w:p w14:paraId="379C7348" w14:textId="77777777" w:rsidR="00AD63E8" w:rsidRPr="00AD63E8" w:rsidRDefault="00AD63E8" w:rsidP="00F21DCD">
            <w:pPr>
              <w:rPr>
                <w:rFonts w:eastAsia="Times New Roman" w:cs="Arial"/>
                <w:color w:val="000000" w:themeColor="text1"/>
                <w:lang w:eastAsia="es-ES"/>
              </w:rPr>
            </w:pPr>
            <w:r w:rsidRPr="00AD63E8">
              <w:rPr>
                <w:rFonts w:eastAsia="Times New Roman" w:cs="Arial"/>
                <w:color w:val="000000" w:themeColor="text1"/>
                <w:lang w:eastAsia="es-ES"/>
              </w:rPr>
              <w:t>string</w:t>
            </w:r>
          </w:p>
        </w:tc>
        <w:tc>
          <w:tcPr>
            <w:tcW w:w="1963" w:type="dxa"/>
          </w:tcPr>
          <w:p w14:paraId="07FF677A" w14:textId="77777777" w:rsidR="00AD63E8" w:rsidRPr="00AD63E8" w:rsidRDefault="00AD63E8" w:rsidP="00F21DCD">
            <w:pPr>
              <w:rPr>
                <w:rFonts w:eastAsia="Times New Roman" w:cs="Arial"/>
                <w:color w:val="000000" w:themeColor="text1"/>
                <w:lang w:eastAsia="es-ES"/>
              </w:rPr>
            </w:pPr>
            <w:r w:rsidRPr="00AD63E8">
              <w:rPr>
                <w:rFonts w:eastAsia="Times New Roman" w:cs="Arial"/>
                <w:color w:val="000000" w:themeColor="text1"/>
                <w:lang w:eastAsia="es-ES"/>
              </w:rPr>
              <w:t>Clave de seguridad</w:t>
            </w:r>
          </w:p>
        </w:tc>
      </w:tr>
      <w:tr w:rsidR="00AD63E8" w:rsidRPr="00AD63E8" w14:paraId="04F0FE7B" w14:textId="77777777" w:rsidTr="00F21DCD">
        <w:trPr>
          <w:jc w:val="center"/>
        </w:trPr>
        <w:tc>
          <w:tcPr>
            <w:tcW w:w="3628" w:type="dxa"/>
          </w:tcPr>
          <w:p w14:paraId="3FB1613A" w14:textId="77777777" w:rsidR="00AD63E8" w:rsidRPr="00AD63E8" w:rsidRDefault="00AD63E8" w:rsidP="00F21DCD">
            <w:pPr>
              <w:rPr>
                <w:rFonts w:eastAsia="Times New Roman" w:cs="Arial"/>
                <w:color w:val="000000" w:themeColor="text1"/>
                <w:lang w:eastAsia="es-ES"/>
              </w:rPr>
            </w:pPr>
            <w:r w:rsidRPr="00AD63E8">
              <w:rPr>
                <w:rFonts w:eastAsia="Times New Roman" w:cs="Arial"/>
                <w:color w:val="000000" w:themeColor="text1"/>
                <w:lang w:eastAsia="es-ES"/>
              </w:rPr>
              <w:t>codigoLinea</w:t>
            </w:r>
            <w:r w:rsidR="0010586F">
              <w:rPr>
                <w:rFonts w:eastAsia="Times New Roman" w:cs="Arial"/>
                <w:color w:val="000000" w:themeColor="text1"/>
                <w:lang w:eastAsia="es-ES"/>
              </w:rPr>
              <w:t>Parada</w:t>
            </w:r>
          </w:p>
        </w:tc>
        <w:tc>
          <w:tcPr>
            <w:tcW w:w="1381" w:type="dxa"/>
          </w:tcPr>
          <w:p w14:paraId="12EBD10E" w14:textId="77777777" w:rsidR="00AD63E8" w:rsidRPr="00AD63E8" w:rsidRDefault="00AD63E8" w:rsidP="00F21DCD">
            <w:pPr>
              <w:rPr>
                <w:rFonts w:eastAsia="Times New Roman" w:cs="Arial"/>
                <w:color w:val="000000" w:themeColor="text1"/>
                <w:lang w:eastAsia="es-ES"/>
              </w:rPr>
            </w:pPr>
            <w:r w:rsidRPr="00AD63E8">
              <w:rPr>
                <w:rFonts w:eastAsia="Times New Roman" w:cs="Arial"/>
                <w:color w:val="000000" w:themeColor="text1"/>
                <w:lang w:eastAsia="es-ES"/>
              </w:rPr>
              <w:t>int</w:t>
            </w:r>
          </w:p>
        </w:tc>
        <w:tc>
          <w:tcPr>
            <w:tcW w:w="1963" w:type="dxa"/>
          </w:tcPr>
          <w:p w14:paraId="7BBFB789" w14:textId="77777777" w:rsidR="00AD63E8" w:rsidRPr="00AD63E8" w:rsidRDefault="00AD63E8" w:rsidP="00F21DCD">
            <w:pPr>
              <w:rPr>
                <w:rFonts w:eastAsia="Times New Roman" w:cs="Arial"/>
                <w:color w:val="000000" w:themeColor="text1"/>
                <w:lang w:eastAsia="es-ES"/>
              </w:rPr>
            </w:pPr>
            <w:r w:rsidRPr="00AD63E8">
              <w:rPr>
                <w:rFonts w:eastAsia="Times New Roman" w:cs="Arial"/>
                <w:color w:val="000000" w:themeColor="text1"/>
                <w:lang w:eastAsia="es-ES"/>
              </w:rPr>
              <w:t>Código de la línea</w:t>
            </w:r>
            <w:r w:rsidR="0010586F">
              <w:rPr>
                <w:rFonts w:eastAsia="Times New Roman" w:cs="Arial"/>
                <w:color w:val="000000" w:themeColor="text1"/>
                <w:lang w:eastAsia="es-ES"/>
              </w:rPr>
              <w:t xml:space="preserve"> del sitio Paradas</w:t>
            </w:r>
          </w:p>
        </w:tc>
      </w:tr>
      <w:tr w:rsidR="009D1432" w:rsidRPr="00AD63E8" w14:paraId="4A83C10C" w14:textId="77777777" w:rsidTr="00F21DCD">
        <w:trPr>
          <w:jc w:val="center"/>
        </w:trPr>
        <w:tc>
          <w:tcPr>
            <w:tcW w:w="3628" w:type="dxa"/>
          </w:tcPr>
          <w:p w14:paraId="2C5F63F7" w14:textId="77777777" w:rsidR="009D1432" w:rsidRPr="00AD63E8" w:rsidRDefault="009D1432" w:rsidP="00F21DCD">
            <w:pPr>
              <w:rPr>
                <w:rFonts w:eastAsia="Times New Roman" w:cs="Arial"/>
                <w:color w:val="000000" w:themeColor="text1"/>
                <w:lang w:eastAsia="es-ES"/>
              </w:rPr>
            </w:pPr>
            <w:r>
              <w:rPr>
                <w:rFonts w:eastAsia="Times New Roman" w:cs="Arial"/>
                <w:color w:val="000000" w:themeColor="text1"/>
                <w:lang w:eastAsia="es-ES"/>
              </w:rPr>
              <w:t>codigoCalle</w:t>
            </w:r>
          </w:p>
        </w:tc>
        <w:tc>
          <w:tcPr>
            <w:tcW w:w="1381" w:type="dxa"/>
          </w:tcPr>
          <w:p w14:paraId="628AC5CF" w14:textId="77777777" w:rsidR="009D1432" w:rsidRPr="00AD63E8" w:rsidRDefault="009D1432" w:rsidP="00F21DCD">
            <w:pPr>
              <w:rPr>
                <w:rFonts w:eastAsia="Times New Roman" w:cs="Arial"/>
                <w:color w:val="000000" w:themeColor="text1"/>
                <w:lang w:eastAsia="es-ES"/>
              </w:rPr>
            </w:pPr>
            <w:r>
              <w:rPr>
                <w:rFonts w:eastAsia="Times New Roman" w:cs="Arial"/>
                <w:color w:val="000000" w:themeColor="text1"/>
                <w:lang w:eastAsia="es-ES"/>
              </w:rPr>
              <w:t>int</w:t>
            </w:r>
          </w:p>
        </w:tc>
        <w:tc>
          <w:tcPr>
            <w:tcW w:w="1963" w:type="dxa"/>
          </w:tcPr>
          <w:p w14:paraId="00D37031" w14:textId="77777777" w:rsidR="009D1432" w:rsidRPr="00AD63E8" w:rsidRDefault="009D1432" w:rsidP="00F21DCD">
            <w:pPr>
              <w:rPr>
                <w:rFonts w:eastAsia="Times New Roman" w:cs="Arial"/>
                <w:color w:val="000000" w:themeColor="text1"/>
                <w:lang w:eastAsia="es-ES"/>
              </w:rPr>
            </w:pPr>
            <w:r>
              <w:rPr>
                <w:rFonts w:eastAsia="Times New Roman" w:cs="Arial"/>
                <w:color w:val="000000" w:themeColor="text1"/>
                <w:lang w:eastAsia="es-ES"/>
              </w:rPr>
              <w:t>Código de la calle principal</w:t>
            </w:r>
          </w:p>
        </w:tc>
      </w:tr>
      <w:tr w:rsidR="00AD63E8" w:rsidRPr="00AD63E8" w14:paraId="110FD55A" w14:textId="77777777" w:rsidTr="00F21DCD">
        <w:trPr>
          <w:jc w:val="center"/>
        </w:trPr>
        <w:tc>
          <w:tcPr>
            <w:tcW w:w="3628" w:type="dxa"/>
          </w:tcPr>
          <w:p w14:paraId="3B91BA82" w14:textId="77777777" w:rsidR="00AD63E8" w:rsidRPr="00AD63E8" w:rsidRDefault="00AD63E8" w:rsidP="00F21DCD">
            <w:pPr>
              <w:rPr>
                <w:rFonts w:eastAsia="Times New Roman" w:cs="Arial"/>
                <w:color w:val="000000" w:themeColor="text1"/>
                <w:lang w:eastAsia="es-ES"/>
              </w:rPr>
            </w:pPr>
            <w:r w:rsidRPr="00AD63E8">
              <w:rPr>
                <w:rFonts w:eastAsia="Times New Roman" w:cs="Arial"/>
                <w:color w:val="000000" w:themeColor="text1"/>
                <w:lang w:eastAsia="es-ES"/>
              </w:rPr>
              <w:t>isSubLinea</w:t>
            </w:r>
          </w:p>
        </w:tc>
        <w:tc>
          <w:tcPr>
            <w:tcW w:w="1381" w:type="dxa"/>
          </w:tcPr>
          <w:p w14:paraId="60ACE7AA" w14:textId="77777777" w:rsidR="00AD63E8" w:rsidRPr="00AD63E8" w:rsidRDefault="00AD63E8" w:rsidP="00F21DCD">
            <w:pPr>
              <w:rPr>
                <w:rFonts w:eastAsia="Times New Roman" w:cs="Arial"/>
                <w:color w:val="000000" w:themeColor="text1"/>
                <w:lang w:eastAsia="es-ES"/>
              </w:rPr>
            </w:pPr>
            <w:r w:rsidRPr="00AD63E8">
              <w:rPr>
                <w:rFonts w:eastAsia="Times New Roman" w:cs="Arial"/>
                <w:color w:val="000000" w:themeColor="text1"/>
                <w:lang w:eastAsia="es-ES"/>
              </w:rPr>
              <w:t>boolean</w:t>
            </w:r>
          </w:p>
        </w:tc>
        <w:tc>
          <w:tcPr>
            <w:tcW w:w="1963" w:type="dxa"/>
          </w:tcPr>
          <w:p w14:paraId="644047D0" w14:textId="77777777" w:rsidR="00AD63E8" w:rsidRPr="00AD63E8" w:rsidRDefault="00AD63E8" w:rsidP="00F21DCD">
            <w:pPr>
              <w:rPr>
                <w:rFonts w:eastAsia="Times New Roman" w:cs="Arial"/>
                <w:color w:val="000000" w:themeColor="text1"/>
                <w:lang w:eastAsia="es-ES"/>
              </w:rPr>
            </w:pPr>
            <w:r w:rsidRPr="00AD63E8">
              <w:rPr>
                <w:rFonts w:eastAsia="Times New Roman" w:cs="Arial"/>
                <w:color w:val="000000" w:themeColor="text1"/>
                <w:lang w:eastAsia="es-ES"/>
              </w:rPr>
              <w:t>Setear este valor en 1 si es subLinea</w:t>
            </w:r>
            <w:r w:rsidR="0088057C">
              <w:rPr>
                <w:rFonts w:eastAsia="Times New Roman" w:cs="Arial"/>
                <w:color w:val="000000" w:themeColor="text1"/>
                <w:lang w:eastAsia="es-ES"/>
              </w:rPr>
              <w:t>, de lo contrario en 0.</w:t>
            </w:r>
          </w:p>
        </w:tc>
      </w:tr>
    </w:tbl>
    <w:p w14:paraId="2778888E" w14:textId="77777777" w:rsidR="002D6DEB" w:rsidRDefault="002D6DEB" w:rsidP="002D6DEB">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devuelve:</w:t>
      </w:r>
      <w:r w:rsidR="00AD63E8">
        <w:rPr>
          <w:rFonts w:eastAsia="Times New Roman" w:cstheme="majorBidi"/>
          <w:b/>
          <w:bCs/>
          <w:i/>
          <w:color w:val="000000" w:themeColor="text1"/>
          <w:lang w:val="es-ES" w:eastAsia="es-ES"/>
        </w:rPr>
        <w:t xml:space="preserve"> string</w:t>
      </w:r>
    </w:p>
    <w:p w14:paraId="561B8587" w14:textId="77777777" w:rsidR="00BC22A4" w:rsidRPr="00BC22A4" w:rsidRDefault="00BC22A4" w:rsidP="00BC22A4">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codigoEstado</w:t>
      </w:r>
    </w:p>
    <w:p w14:paraId="78DE72FE" w14:textId="77777777" w:rsidR="00BC22A4" w:rsidRPr="00BC22A4" w:rsidRDefault="00BC22A4" w:rsidP="00BC22A4">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mensajeEstado</w:t>
      </w:r>
    </w:p>
    <w:p w14:paraId="08EE6A25" w14:textId="77777777" w:rsidR="00BC22A4" w:rsidRPr="00BC22A4" w:rsidRDefault="00BC22A4" w:rsidP="00BC22A4">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Array ‘Calles’:</w:t>
      </w:r>
    </w:p>
    <w:p w14:paraId="3D6AC843" w14:textId="77777777" w:rsidR="00BC22A4" w:rsidRPr="00BC22A4" w:rsidRDefault="00BC22A4" w:rsidP="00BC22A4">
      <w:pPr>
        <w:pStyle w:val="Prrafodelista"/>
        <w:keepNext/>
        <w:keepLines/>
        <w:numPr>
          <w:ilvl w:val="1"/>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codigoCalle</w:t>
      </w:r>
    </w:p>
    <w:p w14:paraId="44917C5E" w14:textId="77777777" w:rsidR="00BC22A4" w:rsidRPr="00BC22A4" w:rsidRDefault="00BC22A4" w:rsidP="00BC22A4">
      <w:pPr>
        <w:pStyle w:val="Prrafodelista"/>
        <w:keepNext/>
        <w:keepLines/>
        <w:numPr>
          <w:ilvl w:val="1"/>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descripcionGoogle</w:t>
      </w:r>
    </w:p>
    <w:p w14:paraId="1C5D0DAC" w14:textId="77777777" w:rsidR="00BC22A4" w:rsidRDefault="00BC22A4" w:rsidP="00BC22A4">
      <w:pPr>
        <w:keepNext/>
        <w:keepLines/>
        <w:spacing w:before="200" w:after="0"/>
        <w:outlineLvl w:val="1"/>
        <w:rPr>
          <w:rFonts w:eastAsia="Times New Roman" w:cstheme="majorBidi"/>
          <w:b/>
          <w:bCs/>
          <w:color w:val="000000" w:themeColor="text1"/>
          <w:lang w:val="es-ES" w:eastAsia="es-ES"/>
        </w:rPr>
      </w:pPr>
      <w:r>
        <w:rPr>
          <w:rFonts w:eastAsia="Times New Roman" w:cstheme="majorBidi"/>
          <w:b/>
          <w:bCs/>
          <w:color w:val="000000" w:themeColor="text1"/>
          <w:lang w:val="es-ES" w:eastAsia="es-ES"/>
        </w:rPr>
        <w:t>Otras devoluciones:</w:t>
      </w:r>
    </w:p>
    <w:p w14:paraId="38E24C10" w14:textId="77777777" w:rsidR="00BC22A4" w:rsidRDefault="00BC22A4" w:rsidP="00BC22A4">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w:t>
      </w:r>
      <w:r>
        <w:rPr>
          <w:rFonts w:eastAsia="Times New Roman" w:cs="Arial"/>
          <w:color w:val="222222"/>
          <w:lang w:eastAsia="es-ES"/>
        </w:rPr>
        <w:t>8|</w:t>
      </w:r>
      <w:r w:rsidRPr="004877A4">
        <w:rPr>
          <w:rFonts w:eastAsia="Times New Roman" w:cs="Arial"/>
          <w:color w:val="222222"/>
          <w:lang w:eastAsia="es-ES"/>
        </w:rPr>
        <w:t>ErrorDeLogueo</w:t>
      </w:r>
    </w:p>
    <w:p w14:paraId="5C8CCDB7" w14:textId="77777777" w:rsidR="00BC22A4" w:rsidRDefault="00BC22A4" w:rsidP="00BC22A4">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w:t>
      </w:r>
      <w:r>
        <w:rPr>
          <w:rFonts w:eastAsia="Times New Roman" w:cs="Arial"/>
          <w:color w:val="222222"/>
          <w:lang w:eastAsia="es-ES"/>
        </w:rPr>
        <w:t>9|Excepción</w:t>
      </w:r>
    </w:p>
    <w:p w14:paraId="20BCBF66" w14:textId="77777777" w:rsidR="00BC22A4" w:rsidRPr="004877A4" w:rsidRDefault="00BC22A4" w:rsidP="00BC22A4">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-1|No</w:t>
      </w:r>
      <w:r>
        <w:rPr>
          <w:rFonts w:eastAsia="Times New Roman" w:cs="Arial"/>
          <w:color w:val="222222"/>
          <w:lang w:eastAsia="es-ES"/>
        </w:rPr>
        <w:t xml:space="preserve"> e</w:t>
      </w:r>
      <w:r w:rsidRPr="004877A4">
        <w:rPr>
          <w:rFonts w:eastAsia="Times New Roman" w:cs="Arial"/>
          <w:color w:val="222222"/>
          <w:lang w:eastAsia="es-ES"/>
        </w:rPr>
        <w:t>xisten</w:t>
      </w:r>
      <w:r>
        <w:rPr>
          <w:rFonts w:eastAsia="Times New Roman" w:cs="Arial"/>
          <w:color w:val="222222"/>
          <w:lang w:eastAsia="es-ES"/>
        </w:rPr>
        <w:t xml:space="preserve"> calles para esa línea</w:t>
      </w:r>
    </w:p>
    <w:p w14:paraId="04075E56" w14:textId="77777777" w:rsidR="00BC22A4" w:rsidRPr="00915696" w:rsidRDefault="00BC22A4" w:rsidP="00BC22A4">
      <w:pPr>
        <w:keepNext/>
        <w:keepLines/>
        <w:spacing w:before="200" w:after="0"/>
        <w:outlineLvl w:val="2"/>
        <w:rPr>
          <w:i/>
          <w:color w:val="000000" w:themeColor="text1"/>
          <w:lang w:val="es-ES" w:eastAsia="es-ES"/>
        </w:rPr>
      </w:pPr>
      <w:r w:rsidRPr="00915696">
        <w:rPr>
          <w:i/>
          <w:color w:val="000000" w:themeColor="text1"/>
          <w:lang w:val="es-ES" w:eastAsia="es-ES"/>
        </w:rPr>
        <w:t xml:space="preserve">                             </w:t>
      </w:r>
    </w:p>
    <w:p w14:paraId="29BAB826" w14:textId="77777777" w:rsidR="00CE6041" w:rsidRPr="00061C93" w:rsidRDefault="00AD63E8" w:rsidP="00061C93">
      <w:pPr>
        <w:pStyle w:val="Prrafodelista"/>
        <w:keepNext/>
        <w:keepLines/>
        <w:numPr>
          <w:ilvl w:val="0"/>
          <w:numId w:val="22"/>
        </w:numPr>
        <w:spacing w:before="200" w:after="0"/>
        <w:outlineLvl w:val="1"/>
        <w:rPr>
          <w:rFonts w:ascii="Verdana" w:eastAsia="Times New Roman" w:hAnsi="Verdana" w:cstheme="majorBidi"/>
          <w:b/>
          <w:bCs/>
          <w:color w:val="548DD4" w:themeColor="text2" w:themeTint="99"/>
          <w:sz w:val="24"/>
          <w:szCs w:val="24"/>
          <w:lang w:val="es-ES" w:eastAsia="es-ES"/>
        </w:rPr>
      </w:pPr>
      <w:hyperlink r:id="rId13" w:history="1">
        <w:r w:rsidRPr="00061C93">
          <w:rPr>
            <w:rStyle w:val="Hipervnculo"/>
            <w:rFonts w:ascii="Verdana" w:hAnsi="Verdana"/>
            <w:b/>
            <w:color w:val="548DD4" w:themeColor="text2" w:themeTint="99"/>
            <w:sz w:val="24"/>
            <w:szCs w:val="24"/>
            <w:u w:val="none"/>
          </w:rPr>
          <w:t>RecuperarLineaPorCuandoLlega</w:t>
        </w:r>
      </w:hyperlink>
    </w:p>
    <w:p w14:paraId="7B375867" w14:textId="77777777" w:rsidR="00CE6041" w:rsidRPr="00915696" w:rsidRDefault="00CE6041" w:rsidP="00CE6041">
      <w:pPr>
        <w:spacing w:after="0" w:line="240" w:lineRule="auto"/>
        <w:rPr>
          <w:rFonts w:eastAsia="Times New Roman" w:cs="Arial"/>
          <w:color w:val="000000" w:themeColor="text1"/>
          <w:lang w:val="es-ES" w:eastAsia="es-ES"/>
        </w:rPr>
      </w:pPr>
      <w:r w:rsidRPr="00915696">
        <w:rPr>
          <w:rFonts w:eastAsia="Times New Roman" w:cstheme="majorBidi"/>
          <w:b/>
          <w:bCs/>
          <w:i/>
          <w:color w:val="000000" w:themeColor="text1"/>
          <w:lang w:val="es-ES" w:eastAsia="es-ES"/>
        </w:rPr>
        <w:t>Detalle</w:t>
      </w:r>
      <w:r w:rsidRPr="00915696">
        <w:rPr>
          <w:rFonts w:eastAsia="Times New Roman" w:cstheme="majorBidi"/>
          <w:b/>
          <w:bCs/>
          <w:color w:val="000000" w:themeColor="text1"/>
          <w:lang w:val="es-ES" w:eastAsia="es-ES"/>
        </w:rPr>
        <w:t>:</w:t>
      </w:r>
      <w:r w:rsidRPr="00915696">
        <w:rPr>
          <w:rFonts w:eastAsia="Times New Roman" w:cs="Arial"/>
          <w:color w:val="000000" w:themeColor="text1"/>
          <w:lang w:val="es-ES" w:eastAsia="es-ES"/>
        </w:rPr>
        <w:t xml:space="preserve"> </w:t>
      </w:r>
      <w:r w:rsidRPr="00915696">
        <w:rPr>
          <w:rFonts w:eastAsia="Times New Roman" w:cs="Arial"/>
          <w:color w:val="000000" w:themeColor="text1"/>
          <w:lang w:eastAsia="es-ES"/>
        </w:rPr>
        <w:t>Recupera la</w:t>
      </w:r>
      <w:r w:rsidR="0088057C">
        <w:rPr>
          <w:rFonts w:eastAsia="Times New Roman" w:cs="Arial"/>
          <w:color w:val="000000" w:themeColor="text1"/>
          <w:lang w:eastAsia="es-ES"/>
        </w:rPr>
        <w:t>s</w:t>
      </w:r>
      <w:r w:rsidRPr="00915696">
        <w:rPr>
          <w:rFonts w:eastAsia="Times New Roman" w:cs="Arial"/>
          <w:color w:val="000000" w:themeColor="text1"/>
          <w:lang w:eastAsia="es-ES"/>
        </w:rPr>
        <w:t xml:space="preserve"> líneas </w:t>
      </w:r>
      <w:r w:rsidR="0088057C">
        <w:rPr>
          <w:rFonts w:eastAsia="Times New Roman" w:cs="Arial"/>
          <w:color w:val="000000" w:themeColor="text1"/>
          <w:lang w:eastAsia="es-ES"/>
        </w:rPr>
        <w:t>para el código de Cuando Llega que recibe como parámetro.</w:t>
      </w:r>
    </w:p>
    <w:p w14:paraId="15475604" w14:textId="77777777" w:rsidR="00953AC8" w:rsidRPr="00915696" w:rsidRDefault="00953AC8" w:rsidP="00953AC8">
      <w:pPr>
        <w:spacing w:after="0" w:line="240" w:lineRule="auto"/>
        <w:rPr>
          <w:rFonts w:eastAsia="Times New Roman" w:cs="Arial"/>
          <w:i/>
          <w:color w:val="000000" w:themeColor="text1"/>
          <w:lang w:eastAsia="es-ES"/>
        </w:rPr>
      </w:pPr>
    </w:p>
    <w:p w14:paraId="6CBB8ED3" w14:textId="77777777" w:rsidR="00953AC8" w:rsidRPr="00915696" w:rsidRDefault="00953AC8" w:rsidP="00953AC8">
      <w:pPr>
        <w:spacing w:after="0" w:line="240" w:lineRule="auto"/>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recibe:</w:t>
      </w:r>
    </w:p>
    <w:p w14:paraId="72631768" w14:textId="77777777" w:rsidR="00953AC8" w:rsidRPr="00915696" w:rsidRDefault="00953AC8" w:rsidP="00953AC8">
      <w:pPr>
        <w:spacing w:after="0" w:line="240" w:lineRule="auto"/>
        <w:rPr>
          <w:rFonts w:eastAsia="Times New Roman" w:cs="Arial"/>
          <w:color w:val="000000" w:themeColor="text1"/>
          <w:lang w:eastAsia="es-ES"/>
        </w:rPr>
      </w:pPr>
      <w:r w:rsidRPr="00915696">
        <w:rPr>
          <w:rFonts w:eastAsia="Times New Roman" w:cs="Arial"/>
          <w:color w:val="000000" w:themeColor="text1"/>
          <w:lang w:eastAsia="es-ES"/>
        </w:rPr>
        <w:t xml:space="preserve"> </w:t>
      </w:r>
    </w:p>
    <w:tbl>
      <w:tblPr>
        <w:tblStyle w:val="Tablaconcuadrcula"/>
        <w:tblW w:w="0" w:type="auto"/>
        <w:jc w:val="center"/>
        <w:tblLook w:val="04A0" w:firstRow="1" w:lastRow="0" w:firstColumn="1" w:lastColumn="0" w:noHBand="0" w:noVBand="1"/>
      </w:tblPr>
      <w:tblGrid>
        <w:gridCol w:w="3628"/>
        <w:gridCol w:w="1381"/>
        <w:gridCol w:w="1963"/>
      </w:tblGrid>
      <w:tr w:rsidR="008D5D3C" w:rsidRPr="00915696" w14:paraId="3FD25C5E" w14:textId="77777777" w:rsidTr="00E175F0">
        <w:trPr>
          <w:jc w:val="center"/>
        </w:trPr>
        <w:tc>
          <w:tcPr>
            <w:tcW w:w="3628" w:type="dxa"/>
          </w:tcPr>
          <w:p w14:paraId="5E85DA0E" w14:textId="77777777" w:rsidR="008D5D3C" w:rsidRPr="00915696" w:rsidRDefault="008D5D3C" w:rsidP="0088057C">
            <w:pPr>
              <w:jc w:val="center"/>
              <w:rPr>
                <w:rFonts w:eastAsia="Times New Roman" w:cs="Arial"/>
                <w:b/>
                <w:color w:val="000000" w:themeColor="text1"/>
                <w:lang w:eastAsia="es-ES"/>
              </w:rPr>
            </w:pPr>
            <w:r w:rsidRPr="00915696">
              <w:rPr>
                <w:rFonts w:eastAsia="Times New Roman" w:cs="Arial"/>
                <w:b/>
                <w:color w:val="000000" w:themeColor="text1"/>
                <w:lang w:eastAsia="es-ES"/>
              </w:rPr>
              <w:t>Nombre parámetro</w:t>
            </w:r>
          </w:p>
        </w:tc>
        <w:tc>
          <w:tcPr>
            <w:tcW w:w="1381" w:type="dxa"/>
          </w:tcPr>
          <w:p w14:paraId="500B2CDE" w14:textId="77777777" w:rsidR="008D5D3C" w:rsidRPr="00915696" w:rsidRDefault="008D5D3C" w:rsidP="0088057C">
            <w:pPr>
              <w:jc w:val="center"/>
              <w:rPr>
                <w:rFonts w:eastAsia="Times New Roman" w:cs="Arial"/>
                <w:b/>
                <w:color w:val="000000" w:themeColor="text1"/>
                <w:lang w:eastAsia="es-ES"/>
              </w:rPr>
            </w:pPr>
            <w:r w:rsidRPr="00915696">
              <w:rPr>
                <w:rFonts w:eastAsia="Times New Roman" w:cs="Arial"/>
                <w:b/>
                <w:color w:val="000000" w:themeColor="text1"/>
                <w:lang w:eastAsia="es-ES"/>
              </w:rPr>
              <w:t>Tipo parámetro</w:t>
            </w:r>
          </w:p>
        </w:tc>
        <w:tc>
          <w:tcPr>
            <w:tcW w:w="1963" w:type="dxa"/>
          </w:tcPr>
          <w:p w14:paraId="57C51C0F" w14:textId="77777777" w:rsidR="008D5D3C" w:rsidRPr="00915696" w:rsidRDefault="008D5D3C" w:rsidP="0088057C">
            <w:pPr>
              <w:jc w:val="center"/>
              <w:rPr>
                <w:rFonts w:eastAsia="Times New Roman" w:cs="Arial"/>
                <w:b/>
                <w:color w:val="000000" w:themeColor="text1"/>
                <w:lang w:eastAsia="es-ES"/>
              </w:rPr>
            </w:pPr>
            <w:r w:rsidRPr="00915696">
              <w:rPr>
                <w:rFonts w:eastAsia="Times New Roman" w:cs="Arial"/>
                <w:b/>
                <w:color w:val="000000" w:themeColor="text1"/>
                <w:lang w:eastAsia="es-ES"/>
              </w:rPr>
              <w:t>Descripción</w:t>
            </w:r>
          </w:p>
        </w:tc>
      </w:tr>
      <w:tr w:rsidR="008D5D3C" w:rsidRPr="00915696" w14:paraId="0CA2C3C4" w14:textId="77777777" w:rsidTr="00E175F0">
        <w:trPr>
          <w:jc w:val="center"/>
        </w:trPr>
        <w:tc>
          <w:tcPr>
            <w:tcW w:w="3628" w:type="dxa"/>
          </w:tcPr>
          <w:p w14:paraId="042E51BA" w14:textId="77777777" w:rsidR="008D5D3C" w:rsidRPr="00915696" w:rsidRDefault="008D5D3C" w:rsidP="0032324B">
            <w:pPr>
              <w:rPr>
                <w:rFonts w:eastAsia="Times New Roman" w:cs="Arial"/>
                <w:color w:val="000000" w:themeColor="text1"/>
                <w:lang w:eastAsia="es-ES"/>
              </w:rPr>
            </w:pPr>
            <w:r w:rsidRPr="00915696">
              <w:rPr>
                <w:rFonts w:eastAsia="Times New Roman" w:cs="Arial"/>
                <w:color w:val="000000" w:themeColor="text1"/>
                <w:lang w:eastAsia="es-ES"/>
              </w:rPr>
              <w:t>usuario</w:t>
            </w:r>
          </w:p>
        </w:tc>
        <w:tc>
          <w:tcPr>
            <w:tcW w:w="1381" w:type="dxa"/>
          </w:tcPr>
          <w:p w14:paraId="0001FC4E" w14:textId="77777777" w:rsidR="008D5D3C" w:rsidRPr="00915696" w:rsidRDefault="008D5D3C" w:rsidP="0032324B">
            <w:pPr>
              <w:rPr>
                <w:rFonts w:eastAsia="Times New Roman" w:cs="Arial"/>
                <w:color w:val="000000" w:themeColor="text1"/>
                <w:lang w:eastAsia="es-ES"/>
              </w:rPr>
            </w:pPr>
            <w:r w:rsidRPr="00915696">
              <w:rPr>
                <w:rFonts w:eastAsia="Times New Roman" w:cs="Arial"/>
                <w:color w:val="000000" w:themeColor="text1"/>
                <w:lang w:eastAsia="es-ES"/>
              </w:rPr>
              <w:t>string</w:t>
            </w:r>
          </w:p>
        </w:tc>
        <w:tc>
          <w:tcPr>
            <w:tcW w:w="1963" w:type="dxa"/>
          </w:tcPr>
          <w:p w14:paraId="6738E47F" w14:textId="77777777" w:rsidR="008D5D3C" w:rsidRPr="00915696" w:rsidRDefault="008D5D3C" w:rsidP="0032324B">
            <w:pPr>
              <w:rPr>
                <w:rFonts w:eastAsia="Times New Roman" w:cs="Arial"/>
                <w:color w:val="000000" w:themeColor="text1"/>
                <w:lang w:eastAsia="es-ES"/>
              </w:rPr>
            </w:pPr>
            <w:r w:rsidRPr="00915696">
              <w:rPr>
                <w:rFonts w:eastAsia="Times New Roman" w:cs="Arial"/>
                <w:color w:val="000000" w:themeColor="text1"/>
                <w:lang w:eastAsia="es-ES"/>
              </w:rPr>
              <w:t>Usuario de seguridad</w:t>
            </w:r>
          </w:p>
        </w:tc>
      </w:tr>
      <w:tr w:rsidR="008D5D3C" w:rsidRPr="00915696" w14:paraId="3A633735" w14:textId="77777777" w:rsidTr="00E175F0">
        <w:trPr>
          <w:jc w:val="center"/>
        </w:trPr>
        <w:tc>
          <w:tcPr>
            <w:tcW w:w="3628" w:type="dxa"/>
          </w:tcPr>
          <w:p w14:paraId="5B3CFF8E" w14:textId="77777777" w:rsidR="008D5D3C" w:rsidRPr="00915696" w:rsidRDefault="008D5D3C" w:rsidP="0032324B">
            <w:pPr>
              <w:rPr>
                <w:rFonts w:eastAsia="Times New Roman" w:cs="Arial"/>
                <w:color w:val="000000" w:themeColor="text1"/>
                <w:lang w:eastAsia="es-ES"/>
              </w:rPr>
            </w:pPr>
            <w:r w:rsidRPr="00915696">
              <w:rPr>
                <w:rFonts w:eastAsia="Times New Roman" w:cs="Arial"/>
                <w:color w:val="000000" w:themeColor="text1"/>
                <w:lang w:eastAsia="es-ES"/>
              </w:rPr>
              <w:t>clave</w:t>
            </w:r>
          </w:p>
        </w:tc>
        <w:tc>
          <w:tcPr>
            <w:tcW w:w="1381" w:type="dxa"/>
          </w:tcPr>
          <w:p w14:paraId="4E24E41E" w14:textId="77777777" w:rsidR="008D5D3C" w:rsidRPr="00915696" w:rsidRDefault="008D5D3C" w:rsidP="0032324B">
            <w:pPr>
              <w:rPr>
                <w:rFonts w:eastAsia="Times New Roman" w:cs="Arial"/>
                <w:color w:val="000000" w:themeColor="text1"/>
                <w:lang w:eastAsia="es-ES"/>
              </w:rPr>
            </w:pPr>
            <w:r w:rsidRPr="00915696">
              <w:rPr>
                <w:rFonts w:eastAsia="Times New Roman" w:cs="Arial"/>
                <w:color w:val="000000" w:themeColor="text1"/>
                <w:lang w:eastAsia="es-ES"/>
              </w:rPr>
              <w:t>string</w:t>
            </w:r>
          </w:p>
        </w:tc>
        <w:tc>
          <w:tcPr>
            <w:tcW w:w="1963" w:type="dxa"/>
          </w:tcPr>
          <w:p w14:paraId="78504490" w14:textId="77777777" w:rsidR="008D5D3C" w:rsidRPr="00915696" w:rsidRDefault="008D5D3C" w:rsidP="0032324B">
            <w:pPr>
              <w:rPr>
                <w:rFonts w:eastAsia="Times New Roman" w:cs="Arial"/>
                <w:color w:val="000000" w:themeColor="text1"/>
                <w:lang w:eastAsia="es-ES"/>
              </w:rPr>
            </w:pPr>
            <w:r w:rsidRPr="00915696">
              <w:rPr>
                <w:rFonts w:eastAsia="Times New Roman" w:cs="Arial"/>
                <w:color w:val="000000" w:themeColor="text1"/>
                <w:lang w:eastAsia="es-ES"/>
              </w:rPr>
              <w:t>Clave de seguridad</w:t>
            </w:r>
          </w:p>
        </w:tc>
      </w:tr>
      <w:tr w:rsidR="008D5D3C" w:rsidRPr="00915696" w14:paraId="74ED4839" w14:textId="77777777" w:rsidTr="00E175F0">
        <w:trPr>
          <w:jc w:val="center"/>
        </w:trPr>
        <w:tc>
          <w:tcPr>
            <w:tcW w:w="3628" w:type="dxa"/>
          </w:tcPr>
          <w:p w14:paraId="0B49BF81" w14:textId="77777777" w:rsidR="008D5D3C" w:rsidRPr="00915696" w:rsidRDefault="008D5D3C" w:rsidP="009D1432">
            <w:pPr>
              <w:rPr>
                <w:rFonts w:eastAsia="Times New Roman" w:cs="Arial"/>
                <w:color w:val="000000" w:themeColor="text1"/>
                <w:lang w:eastAsia="es-ES"/>
              </w:rPr>
            </w:pPr>
            <w:r w:rsidRPr="00915696">
              <w:rPr>
                <w:rFonts w:eastAsia="Times New Roman" w:cs="Arial"/>
                <w:color w:val="000000" w:themeColor="text1"/>
                <w:lang w:eastAsia="es-ES"/>
              </w:rPr>
              <w:t>codigo</w:t>
            </w:r>
            <w:r w:rsidR="009D1432">
              <w:rPr>
                <w:rFonts w:eastAsia="Times New Roman" w:cs="Arial"/>
                <w:color w:val="000000" w:themeColor="text1"/>
                <w:lang w:eastAsia="es-ES"/>
              </w:rPr>
              <w:t>CuandoLLega</w:t>
            </w:r>
          </w:p>
        </w:tc>
        <w:tc>
          <w:tcPr>
            <w:tcW w:w="1381" w:type="dxa"/>
          </w:tcPr>
          <w:p w14:paraId="274463C6" w14:textId="77777777" w:rsidR="008D5D3C" w:rsidRPr="00915696" w:rsidRDefault="008D5D3C" w:rsidP="0032324B">
            <w:pPr>
              <w:rPr>
                <w:rFonts w:eastAsia="Times New Roman" w:cs="Arial"/>
                <w:color w:val="000000" w:themeColor="text1"/>
                <w:lang w:eastAsia="es-ES"/>
              </w:rPr>
            </w:pPr>
            <w:r w:rsidRPr="00915696">
              <w:rPr>
                <w:rFonts w:eastAsia="Times New Roman" w:cs="Arial"/>
                <w:color w:val="000000" w:themeColor="text1"/>
                <w:lang w:eastAsia="es-ES"/>
              </w:rPr>
              <w:t>int</w:t>
            </w:r>
          </w:p>
        </w:tc>
        <w:tc>
          <w:tcPr>
            <w:tcW w:w="1963" w:type="dxa"/>
          </w:tcPr>
          <w:p w14:paraId="05B46758" w14:textId="77777777" w:rsidR="008D5D3C" w:rsidRPr="00915696" w:rsidRDefault="008D5D3C" w:rsidP="0088057C">
            <w:pPr>
              <w:rPr>
                <w:rFonts w:eastAsia="Times New Roman" w:cs="Arial"/>
                <w:color w:val="000000" w:themeColor="text1"/>
                <w:lang w:eastAsia="es-ES"/>
              </w:rPr>
            </w:pPr>
            <w:r w:rsidRPr="00915696">
              <w:rPr>
                <w:rFonts w:eastAsia="Times New Roman" w:cs="Arial"/>
                <w:color w:val="000000" w:themeColor="text1"/>
                <w:lang w:eastAsia="es-ES"/>
              </w:rPr>
              <w:t xml:space="preserve">Código de </w:t>
            </w:r>
            <w:r w:rsidR="0088057C">
              <w:rPr>
                <w:rFonts w:eastAsia="Times New Roman" w:cs="Arial"/>
                <w:color w:val="000000" w:themeColor="text1"/>
                <w:lang w:eastAsia="es-ES"/>
              </w:rPr>
              <w:t>cuando llega</w:t>
            </w:r>
          </w:p>
        </w:tc>
      </w:tr>
      <w:tr w:rsidR="008D5D3C" w:rsidRPr="00915696" w14:paraId="1001CE09" w14:textId="77777777" w:rsidTr="00E175F0">
        <w:trPr>
          <w:jc w:val="center"/>
        </w:trPr>
        <w:tc>
          <w:tcPr>
            <w:tcW w:w="3628" w:type="dxa"/>
          </w:tcPr>
          <w:p w14:paraId="4DF8A7D2" w14:textId="77777777" w:rsidR="008D5D3C" w:rsidRPr="00915696" w:rsidRDefault="0088057C" w:rsidP="00CE6041">
            <w:pPr>
              <w:rPr>
                <w:rFonts w:eastAsia="Times New Roman" w:cs="Arial"/>
                <w:color w:val="000000" w:themeColor="text1"/>
                <w:lang w:eastAsia="es-ES"/>
              </w:rPr>
            </w:pPr>
            <w:r w:rsidRPr="00AD63E8">
              <w:rPr>
                <w:rFonts w:eastAsia="Times New Roman" w:cs="Arial"/>
                <w:color w:val="000000" w:themeColor="text1"/>
                <w:lang w:eastAsia="es-ES"/>
              </w:rPr>
              <w:t>isSubLinea</w:t>
            </w:r>
          </w:p>
        </w:tc>
        <w:tc>
          <w:tcPr>
            <w:tcW w:w="1381" w:type="dxa"/>
          </w:tcPr>
          <w:p w14:paraId="574AF988" w14:textId="77777777" w:rsidR="008D5D3C" w:rsidRPr="00915696" w:rsidRDefault="0088057C" w:rsidP="0032324B">
            <w:pPr>
              <w:rPr>
                <w:rFonts w:eastAsia="Times New Roman" w:cs="Arial"/>
                <w:color w:val="000000" w:themeColor="text1"/>
                <w:lang w:eastAsia="es-ES"/>
              </w:rPr>
            </w:pPr>
            <w:r>
              <w:rPr>
                <w:rFonts w:eastAsia="Times New Roman" w:cs="Arial"/>
                <w:color w:val="000000" w:themeColor="text1"/>
                <w:lang w:eastAsia="es-ES"/>
              </w:rPr>
              <w:t>boolean</w:t>
            </w:r>
          </w:p>
        </w:tc>
        <w:tc>
          <w:tcPr>
            <w:tcW w:w="1963" w:type="dxa"/>
          </w:tcPr>
          <w:p w14:paraId="7253B2DD" w14:textId="77777777" w:rsidR="008D5D3C" w:rsidRPr="00915696" w:rsidRDefault="0088057C" w:rsidP="0032324B">
            <w:pPr>
              <w:rPr>
                <w:rFonts w:eastAsia="Times New Roman" w:cs="Arial"/>
                <w:color w:val="000000" w:themeColor="text1"/>
                <w:lang w:eastAsia="es-ES"/>
              </w:rPr>
            </w:pPr>
            <w:r w:rsidRPr="00AD63E8">
              <w:rPr>
                <w:rFonts w:eastAsia="Times New Roman" w:cs="Arial"/>
                <w:color w:val="000000" w:themeColor="text1"/>
                <w:lang w:eastAsia="es-ES"/>
              </w:rPr>
              <w:t>Setear este valor en 1 si es subLinea</w:t>
            </w:r>
            <w:r>
              <w:rPr>
                <w:rFonts w:eastAsia="Times New Roman" w:cs="Arial"/>
                <w:color w:val="000000" w:themeColor="text1"/>
                <w:lang w:eastAsia="es-ES"/>
              </w:rPr>
              <w:t>, de lo contrario en 0.</w:t>
            </w:r>
          </w:p>
        </w:tc>
      </w:tr>
    </w:tbl>
    <w:p w14:paraId="3049EB97" w14:textId="77777777" w:rsidR="00CE6041" w:rsidRPr="00915696" w:rsidRDefault="00CE6041" w:rsidP="00953AC8">
      <w:pPr>
        <w:rPr>
          <w:rFonts w:eastAsia="Times New Roman" w:cs="Arial"/>
          <w:color w:val="000000" w:themeColor="text1"/>
          <w:lang w:eastAsia="es-ES"/>
        </w:rPr>
      </w:pPr>
    </w:p>
    <w:p w14:paraId="1EDFBBCD" w14:textId="77777777" w:rsidR="00CE6041" w:rsidRPr="00915696" w:rsidRDefault="00CE6041" w:rsidP="00CE6041">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devuelve:</w:t>
      </w:r>
      <w:r w:rsidR="0088057C">
        <w:rPr>
          <w:rFonts w:eastAsia="Times New Roman" w:cstheme="majorBidi"/>
          <w:b/>
          <w:bCs/>
          <w:i/>
          <w:color w:val="000000" w:themeColor="text1"/>
          <w:lang w:val="es-ES" w:eastAsia="es-ES"/>
        </w:rPr>
        <w:t xml:space="preserve"> string</w:t>
      </w:r>
    </w:p>
    <w:p w14:paraId="083466F1" w14:textId="77777777" w:rsidR="00BC22A4" w:rsidRPr="00BC22A4" w:rsidRDefault="00BC22A4" w:rsidP="00BC22A4">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codigoEstado</w:t>
      </w:r>
    </w:p>
    <w:p w14:paraId="5D5DD941" w14:textId="77777777" w:rsidR="00BC22A4" w:rsidRPr="00BC22A4" w:rsidRDefault="00BC22A4" w:rsidP="00BC22A4">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mensajeEstado</w:t>
      </w:r>
    </w:p>
    <w:p w14:paraId="74648B2C" w14:textId="77777777" w:rsidR="00BC22A4" w:rsidRPr="00BC22A4" w:rsidRDefault="00BC22A4" w:rsidP="00BC22A4">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Array ‘</w:t>
      </w:r>
      <w:r>
        <w:rPr>
          <w:rFonts w:eastAsia="Times New Roman" w:cstheme="majorBidi"/>
          <w:bCs/>
          <w:color w:val="000000" w:themeColor="text1"/>
          <w:lang w:val="es-ES" w:eastAsia="es-ES"/>
        </w:rPr>
        <w:t>Líneas’</w:t>
      </w:r>
      <w:r w:rsidRPr="00BC22A4">
        <w:rPr>
          <w:rFonts w:eastAsia="Times New Roman" w:cstheme="majorBidi"/>
          <w:bCs/>
          <w:color w:val="000000" w:themeColor="text1"/>
          <w:lang w:val="es-ES" w:eastAsia="es-ES"/>
        </w:rPr>
        <w:t>:</w:t>
      </w:r>
    </w:p>
    <w:p w14:paraId="503BFACA" w14:textId="77777777" w:rsidR="00BC22A4" w:rsidRPr="00BC22A4" w:rsidRDefault="00BC22A4" w:rsidP="00BC22A4">
      <w:pPr>
        <w:pStyle w:val="Prrafodelista"/>
        <w:keepNext/>
        <w:keepLines/>
        <w:numPr>
          <w:ilvl w:val="1"/>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codigo</w:t>
      </w:r>
      <w:r>
        <w:rPr>
          <w:rFonts w:eastAsia="Times New Roman" w:cstheme="majorBidi"/>
          <w:bCs/>
          <w:color w:val="000000" w:themeColor="text1"/>
          <w:lang w:val="es-ES" w:eastAsia="es-ES"/>
        </w:rPr>
        <w:t>LineaParada</w:t>
      </w:r>
    </w:p>
    <w:p w14:paraId="2810EF20" w14:textId="77777777" w:rsidR="00BC22A4" w:rsidRDefault="00BC22A4" w:rsidP="00BC22A4">
      <w:pPr>
        <w:pStyle w:val="Prrafodelista"/>
        <w:keepNext/>
        <w:keepLines/>
        <w:numPr>
          <w:ilvl w:val="1"/>
          <w:numId w:val="14"/>
        </w:numPr>
        <w:spacing w:before="200" w:after="0"/>
        <w:outlineLvl w:val="1"/>
        <w:rPr>
          <w:rFonts w:eastAsia="Times New Roman" w:cstheme="majorBidi"/>
          <w:bCs/>
          <w:color w:val="000000" w:themeColor="text1"/>
          <w:lang w:val="es-ES" w:eastAsia="es-ES"/>
        </w:rPr>
      </w:pPr>
      <w:r>
        <w:rPr>
          <w:rFonts w:eastAsia="Times New Roman" w:cstheme="majorBidi"/>
          <w:bCs/>
          <w:color w:val="000000" w:themeColor="text1"/>
          <w:lang w:val="es-ES" w:eastAsia="es-ES"/>
        </w:rPr>
        <w:t>descripción</w:t>
      </w:r>
    </w:p>
    <w:p w14:paraId="2CB26D00" w14:textId="77777777" w:rsidR="00BC22A4" w:rsidRPr="00BC22A4" w:rsidRDefault="00BC22A4" w:rsidP="00BC22A4">
      <w:pPr>
        <w:pStyle w:val="Prrafodelista"/>
        <w:keepNext/>
        <w:keepLines/>
        <w:numPr>
          <w:ilvl w:val="1"/>
          <w:numId w:val="14"/>
        </w:numPr>
        <w:spacing w:before="200" w:after="0"/>
        <w:outlineLvl w:val="1"/>
        <w:rPr>
          <w:rFonts w:eastAsia="Times New Roman" w:cstheme="majorBidi"/>
          <w:bCs/>
          <w:color w:val="000000" w:themeColor="text1"/>
          <w:lang w:val="es-ES" w:eastAsia="es-ES"/>
        </w:rPr>
      </w:pPr>
      <w:r>
        <w:rPr>
          <w:rFonts w:eastAsia="Times New Roman" w:cstheme="majorBidi"/>
          <w:bCs/>
          <w:color w:val="000000" w:themeColor="text1"/>
          <w:lang w:val="es-ES" w:eastAsia="es-ES"/>
        </w:rPr>
        <w:t>codigoEntidad</w:t>
      </w:r>
    </w:p>
    <w:p w14:paraId="540C72B0" w14:textId="77777777" w:rsidR="00BC22A4" w:rsidRDefault="00BC22A4" w:rsidP="00BC22A4">
      <w:pPr>
        <w:keepNext/>
        <w:keepLines/>
        <w:spacing w:before="200" w:after="0"/>
        <w:outlineLvl w:val="1"/>
        <w:rPr>
          <w:rFonts w:eastAsia="Times New Roman" w:cstheme="majorBidi"/>
          <w:b/>
          <w:bCs/>
          <w:color w:val="000000" w:themeColor="text1"/>
          <w:lang w:val="es-ES" w:eastAsia="es-ES"/>
        </w:rPr>
      </w:pPr>
      <w:r>
        <w:rPr>
          <w:rFonts w:eastAsia="Times New Roman" w:cstheme="majorBidi"/>
          <w:b/>
          <w:bCs/>
          <w:color w:val="000000" w:themeColor="text1"/>
          <w:lang w:val="es-ES" w:eastAsia="es-ES"/>
        </w:rPr>
        <w:t>Otras devoluciones:</w:t>
      </w:r>
    </w:p>
    <w:p w14:paraId="7C98B408" w14:textId="77777777" w:rsidR="00BC22A4" w:rsidRDefault="00BC22A4" w:rsidP="00BC22A4">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w:t>
      </w:r>
      <w:r>
        <w:rPr>
          <w:rFonts w:eastAsia="Times New Roman" w:cs="Arial"/>
          <w:color w:val="222222"/>
          <w:lang w:eastAsia="es-ES"/>
        </w:rPr>
        <w:t>8|</w:t>
      </w:r>
      <w:r w:rsidRPr="004877A4">
        <w:rPr>
          <w:rFonts w:eastAsia="Times New Roman" w:cs="Arial"/>
          <w:color w:val="222222"/>
          <w:lang w:eastAsia="es-ES"/>
        </w:rPr>
        <w:t>ErrorDeLogueo</w:t>
      </w:r>
    </w:p>
    <w:p w14:paraId="093F9EE8" w14:textId="77777777" w:rsidR="00BC22A4" w:rsidRDefault="00BC22A4" w:rsidP="00BC22A4">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w:t>
      </w:r>
      <w:r>
        <w:rPr>
          <w:rFonts w:eastAsia="Times New Roman" w:cs="Arial"/>
          <w:color w:val="222222"/>
          <w:lang w:eastAsia="es-ES"/>
        </w:rPr>
        <w:t>9|Excepción</w:t>
      </w:r>
    </w:p>
    <w:p w14:paraId="68BFD177" w14:textId="77777777" w:rsidR="00BC22A4" w:rsidRPr="004877A4" w:rsidRDefault="00BC22A4" w:rsidP="00BC22A4">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-1|No</w:t>
      </w:r>
      <w:r>
        <w:rPr>
          <w:rFonts w:eastAsia="Times New Roman" w:cs="Arial"/>
          <w:color w:val="222222"/>
          <w:lang w:eastAsia="es-ES"/>
        </w:rPr>
        <w:t xml:space="preserve"> e</w:t>
      </w:r>
      <w:r w:rsidRPr="004877A4">
        <w:rPr>
          <w:rFonts w:eastAsia="Times New Roman" w:cs="Arial"/>
          <w:color w:val="222222"/>
          <w:lang w:eastAsia="es-ES"/>
        </w:rPr>
        <w:t>xisten</w:t>
      </w:r>
      <w:r>
        <w:rPr>
          <w:rFonts w:eastAsia="Times New Roman" w:cs="Arial"/>
          <w:color w:val="222222"/>
          <w:lang w:eastAsia="es-ES"/>
        </w:rPr>
        <w:t xml:space="preserve"> líneas para el código de cuando llega</w:t>
      </w:r>
    </w:p>
    <w:p w14:paraId="21D3C25C" w14:textId="77777777" w:rsidR="00BC22A4" w:rsidRPr="00915696" w:rsidRDefault="00BC22A4" w:rsidP="00BC22A4">
      <w:pPr>
        <w:keepNext/>
        <w:keepLines/>
        <w:spacing w:before="200" w:after="0"/>
        <w:outlineLvl w:val="2"/>
        <w:rPr>
          <w:i/>
          <w:color w:val="000000" w:themeColor="text1"/>
          <w:lang w:val="es-ES" w:eastAsia="es-ES"/>
        </w:rPr>
      </w:pPr>
      <w:r w:rsidRPr="00915696">
        <w:rPr>
          <w:i/>
          <w:color w:val="000000" w:themeColor="text1"/>
          <w:lang w:val="es-ES" w:eastAsia="es-ES"/>
        </w:rPr>
        <w:t xml:space="preserve">                             </w:t>
      </w:r>
    </w:p>
    <w:p w14:paraId="53D40E20" w14:textId="77777777" w:rsidR="00CE6041" w:rsidRPr="00061C93" w:rsidRDefault="006C18DF" w:rsidP="00061C93">
      <w:pPr>
        <w:pStyle w:val="Prrafodelista"/>
        <w:keepNext/>
        <w:keepLines/>
        <w:numPr>
          <w:ilvl w:val="0"/>
          <w:numId w:val="22"/>
        </w:numPr>
        <w:spacing w:before="200" w:after="0"/>
        <w:outlineLvl w:val="1"/>
        <w:rPr>
          <w:rFonts w:ascii="Verdana" w:eastAsia="Times New Roman" w:hAnsi="Verdana" w:cstheme="majorBidi"/>
          <w:b/>
          <w:bCs/>
          <w:color w:val="548DD4" w:themeColor="text2" w:themeTint="99"/>
          <w:sz w:val="24"/>
          <w:szCs w:val="24"/>
          <w:lang w:val="es-ES" w:eastAsia="es-ES"/>
        </w:rPr>
      </w:pPr>
      <w:hyperlink r:id="rId14" w:history="1">
        <w:r w:rsidRPr="00061C93">
          <w:rPr>
            <w:rStyle w:val="Hipervnculo"/>
            <w:rFonts w:ascii="Verdana" w:hAnsi="Verdana"/>
            <w:b/>
            <w:color w:val="548DD4" w:themeColor="text2" w:themeTint="99"/>
            <w:sz w:val="24"/>
            <w:szCs w:val="24"/>
            <w:u w:val="none"/>
          </w:rPr>
          <w:t>RecuperarLineaPorEntidad</w:t>
        </w:r>
      </w:hyperlink>
    </w:p>
    <w:p w14:paraId="092EBF24" w14:textId="77777777" w:rsidR="00CE6041" w:rsidRPr="00915696" w:rsidRDefault="00CE6041" w:rsidP="00CE6041">
      <w:pPr>
        <w:spacing w:after="0" w:line="240" w:lineRule="auto"/>
        <w:rPr>
          <w:rFonts w:eastAsia="Times New Roman" w:cs="Arial"/>
          <w:color w:val="000000" w:themeColor="text1"/>
          <w:lang w:val="es-ES" w:eastAsia="es-ES"/>
        </w:rPr>
      </w:pPr>
      <w:r w:rsidRPr="00915696">
        <w:rPr>
          <w:rFonts w:eastAsia="Times New Roman" w:cstheme="majorBidi"/>
          <w:b/>
          <w:bCs/>
          <w:i/>
          <w:color w:val="000000" w:themeColor="text1"/>
          <w:lang w:val="es-ES" w:eastAsia="es-ES"/>
        </w:rPr>
        <w:t>Detalle</w:t>
      </w:r>
      <w:r w:rsidRPr="00915696">
        <w:rPr>
          <w:rFonts w:eastAsia="Times New Roman" w:cstheme="majorBidi"/>
          <w:b/>
          <w:bCs/>
          <w:color w:val="000000" w:themeColor="text1"/>
          <w:lang w:val="es-ES" w:eastAsia="es-ES"/>
        </w:rPr>
        <w:t>:</w:t>
      </w:r>
      <w:r w:rsidRPr="00915696">
        <w:rPr>
          <w:rFonts w:eastAsia="Times New Roman" w:cs="Arial"/>
          <w:color w:val="000000" w:themeColor="text1"/>
          <w:lang w:val="es-ES" w:eastAsia="es-ES"/>
        </w:rPr>
        <w:t xml:space="preserve"> </w:t>
      </w:r>
      <w:r w:rsidR="00044C8F" w:rsidRPr="00915696">
        <w:rPr>
          <w:color w:val="000000" w:themeColor="text1"/>
          <w:lang w:val="es-ES" w:eastAsia="es-ES"/>
        </w:rPr>
        <w:t xml:space="preserve">Recupera todas las </w:t>
      </w:r>
      <w:r w:rsidR="006C18DF">
        <w:rPr>
          <w:color w:val="000000" w:themeColor="text1"/>
          <w:lang w:val="es-ES" w:eastAsia="es-ES"/>
        </w:rPr>
        <w:t xml:space="preserve">líneas para la entidad que recibe como parámetro. </w:t>
      </w:r>
    </w:p>
    <w:p w14:paraId="61676F90" w14:textId="77777777" w:rsidR="00283D4A" w:rsidRPr="00915696" w:rsidRDefault="00953AC8">
      <w:pPr>
        <w:rPr>
          <w:color w:val="000000" w:themeColor="text1"/>
          <w:lang w:val="es-ES" w:eastAsia="es-ES"/>
        </w:rPr>
      </w:pPr>
      <w:r w:rsidRPr="00915696">
        <w:rPr>
          <w:rFonts w:eastAsia="Times New Roman" w:cstheme="majorBidi"/>
          <w:b/>
          <w:bCs/>
          <w:i/>
          <w:color w:val="000000" w:themeColor="text1"/>
          <w:lang w:val="es-ES" w:eastAsia="es-ES"/>
        </w:rPr>
        <w:t>Parámetros que recibe:</w:t>
      </w:r>
      <w:r w:rsidRPr="00915696">
        <w:rPr>
          <w:color w:val="000000" w:themeColor="text1"/>
          <w:lang w:val="es-ES" w:eastAsia="es-ES"/>
        </w:rPr>
        <w:t xml:space="preserve"> </w:t>
      </w:r>
    </w:p>
    <w:tbl>
      <w:tblPr>
        <w:tblStyle w:val="Tablaconcuadrcula"/>
        <w:tblW w:w="0" w:type="auto"/>
        <w:jc w:val="center"/>
        <w:tblLook w:val="04A0" w:firstRow="1" w:lastRow="0" w:firstColumn="1" w:lastColumn="0" w:noHBand="0" w:noVBand="1"/>
      </w:tblPr>
      <w:tblGrid>
        <w:gridCol w:w="3628"/>
        <w:gridCol w:w="1381"/>
        <w:gridCol w:w="1963"/>
      </w:tblGrid>
      <w:tr w:rsidR="008D5D3C" w:rsidRPr="00915696" w14:paraId="2CBFB497" w14:textId="77777777" w:rsidTr="004B492D">
        <w:trPr>
          <w:jc w:val="center"/>
        </w:trPr>
        <w:tc>
          <w:tcPr>
            <w:tcW w:w="3628" w:type="dxa"/>
          </w:tcPr>
          <w:p w14:paraId="582FDCF3" w14:textId="77777777" w:rsidR="008D5D3C" w:rsidRPr="00915696" w:rsidRDefault="008D5D3C" w:rsidP="006C18DF">
            <w:pPr>
              <w:jc w:val="center"/>
              <w:rPr>
                <w:b/>
                <w:color w:val="000000" w:themeColor="text1"/>
                <w:lang w:eastAsia="es-ES"/>
              </w:rPr>
            </w:pPr>
            <w:r w:rsidRPr="00915696">
              <w:rPr>
                <w:b/>
                <w:color w:val="000000" w:themeColor="text1"/>
                <w:lang w:eastAsia="es-ES"/>
              </w:rPr>
              <w:t>Nombre parámetro</w:t>
            </w:r>
          </w:p>
        </w:tc>
        <w:tc>
          <w:tcPr>
            <w:tcW w:w="1381" w:type="dxa"/>
          </w:tcPr>
          <w:p w14:paraId="3F3C36DC" w14:textId="77777777" w:rsidR="008D5D3C" w:rsidRPr="00915696" w:rsidRDefault="008D5D3C" w:rsidP="006C18DF">
            <w:pPr>
              <w:jc w:val="center"/>
              <w:rPr>
                <w:b/>
                <w:color w:val="000000" w:themeColor="text1"/>
                <w:lang w:eastAsia="es-ES"/>
              </w:rPr>
            </w:pPr>
            <w:r w:rsidRPr="00915696">
              <w:rPr>
                <w:b/>
                <w:color w:val="000000" w:themeColor="text1"/>
                <w:lang w:eastAsia="es-ES"/>
              </w:rPr>
              <w:t>Tipo parámetro</w:t>
            </w:r>
          </w:p>
        </w:tc>
        <w:tc>
          <w:tcPr>
            <w:tcW w:w="1963" w:type="dxa"/>
          </w:tcPr>
          <w:p w14:paraId="041174EF" w14:textId="77777777" w:rsidR="008D5D3C" w:rsidRPr="00915696" w:rsidRDefault="008D5D3C" w:rsidP="006C18DF">
            <w:pPr>
              <w:jc w:val="center"/>
              <w:rPr>
                <w:b/>
                <w:color w:val="000000" w:themeColor="text1"/>
                <w:lang w:eastAsia="es-ES"/>
              </w:rPr>
            </w:pPr>
            <w:r w:rsidRPr="00915696">
              <w:rPr>
                <w:b/>
                <w:color w:val="000000" w:themeColor="text1"/>
                <w:lang w:eastAsia="es-ES"/>
              </w:rPr>
              <w:t>Descripción</w:t>
            </w:r>
          </w:p>
        </w:tc>
      </w:tr>
      <w:tr w:rsidR="008D5D3C" w:rsidRPr="00915696" w14:paraId="6CADA913" w14:textId="77777777" w:rsidTr="004B492D">
        <w:trPr>
          <w:jc w:val="center"/>
        </w:trPr>
        <w:tc>
          <w:tcPr>
            <w:tcW w:w="3628" w:type="dxa"/>
          </w:tcPr>
          <w:p w14:paraId="517FCE6F" w14:textId="77777777" w:rsidR="008D5D3C" w:rsidRPr="00915696" w:rsidRDefault="008D5D3C" w:rsidP="0032324B">
            <w:pPr>
              <w:rPr>
                <w:color w:val="000000" w:themeColor="text1"/>
                <w:lang w:eastAsia="es-ES"/>
              </w:rPr>
            </w:pPr>
            <w:r w:rsidRPr="00915696">
              <w:rPr>
                <w:color w:val="000000" w:themeColor="text1"/>
                <w:lang w:eastAsia="es-ES"/>
              </w:rPr>
              <w:t>usuario</w:t>
            </w:r>
          </w:p>
        </w:tc>
        <w:tc>
          <w:tcPr>
            <w:tcW w:w="1381" w:type="dxa"/>
          </w:tcPr>
          <w:p w14:paraId="2F1F6067" w14:textId="77777777" w:rsidR="008D5D3C" w:rsidRPr="00915696" w:rsidRDefault="008D5D3C" w:rsidP="0032324B">
            <w:pPr>
              <w:rPr>
                <w:color w:val="000000" w:themeColor="text1"/>
                <w:lang w:eastAsia="es-ES"/>
              </w:rPr>
            </w:pPr>
            <w:r w:rsidRPr="00915696">
              <w:rPr>
                <w:color w:val="000000" w:themeColor="text1"/>
                <w:lang w:eastAsia="es-ES"/>
              </w:rPr>
              <w:t>string</w:t>
            </w:r>
          </w:p>
        </w:tc>
        <w:tc>
          <w:tcPr>
            <w:tcW w:w="1963" w:type="dxa"/>
          </w:tcPr>
          <w:p w14:paraId="61C20E5B" w14:textId="77777777" w:rsidR="008D5D3C" w:rsidRPr="00915696" w:rsidRDefault="008D5D3C" w:rsidP="0032324B">
            <w:pPr>
              <w:rPr>
                <w:color w:val="000000" w:themeColor="text1"/>
                <w:lang w:eastAsia="es-ES"/>
              </w:rPr>
            </w:pPr>
            <w:r w:rsidRPr="00915696">
              <w:rPr>
                <w:color w:val="000000" w:themeColor="text1"/>
                <w:lang w:eastAsia="es-ES"/>
              </w:rPr>
              <w:t>Usuario de seguridad</w:t>
            </w:r>
          </w:p>
        </w:tc>
      </w:tr>
      <w:tr w:rsidR="008D5D3C" w:rsidRPr="00915696" w14:paraId="39DCCBB2" w14:textId="77777777" w:rsidTr="004B492D">
        <w:trPr>
          <w:jc w:val="center"/>
        </w:trPr>
        <w:tc>
          <w:tcPr>
            <w:tcW w:w="3628" w:type="dxa"/>
          </w:tcPr>
          <w:p w14:paraId="5D3C2CF2" w14:textId="77777777" w:rsidR="008D5D3C" w:rsidRPr="00915696" w:rsidRDefault="008D5D3C" w:rsidP="0032324B">
            <w:pPr>
              <w:rPr>
                <w:color w:val="000000" w:themeColor="text1"/>
                <w:lang w:eastAsia="es-ES"/>
              </w:rPr>
            </w:pPr>
            <w:r w:rsidRPr="00915696">
              <w:rPr>
                <w:color w:val="000000" w:themeColor="text1"/>
                <w:lang w:eastAsia="es-ES"/>
              </w:rPr>
              <w:t>clave</w:t>
            </w:r>
          </w:p>
        </w:tc>
        <w:tc>
          <w:tcPr>
            <w:tcW w:w="1381" w:type="dxa"/>
          </w:tcPr>
          <w:p w14:paraId="68952118" w14:textId="77777777" w:rsidR="008D5D3C" w:rsidRPr="00915696" w:rsidRDefault="008D5D3C" w:rsidP="0032324B">
            <w:pPr>
              <w:rPr>
                <w:color w:val="000000" w:themeColor="text1"/>
                <w:lang w:eastAsia="es-ES"/>
              </w:rPr>
            </w:pPr>
            <w:r w:rsidRPr="00915696">
              <w:rPr>
                <w:color w:val="000000" w:themeColor="text1"/>
                <w:lang w:eastAsia="es-ES"/>
              </w:rPr>
              <w:t>string</w:t>
            </w:r>
          </w:p>
        </w:tc>
        <w:tc>
          <w:tcPr>
            <w:tcW w:w="1963" w:type="dxa"/>
          </w:tcPr>
          <w:p w14:paraId="3C23861D" w14:textId="77777777" w:rsidR="008D5D3C" w:rsidRPr="00915696" w:rsidRDefault="008D5D3C" w:rsidP="0032324B">
            <w:pPr>
              <w:rPr>
                <w:color w:val="000000" w:themeColor="text1"/>
                <w:lang w:eastAsia="es-ES"/>
              </w:rPr>
            </w:pPr>
            <w:r w:rsidRPr="00915696">
              <w:rPr>
                <w:color w:val="000000" w:themeColor="text1"/>
                <w:lang w:eastAsia="es-ES"/>
              </w:rPr>
              <w:t>Clave de seguridad</w:t>
            </w:r>
          </w:p>
        </w:tc>
      </w:tr>
      <w:tr w:rsidR="008D5D3C" w:rsidRPr="00915696" w14:paraId="5285EB3B" w14:textId="77777777" w:rsidTr="004B492D">
        <w:trPr>
          <w:jc w:val="center"/>
        </w:trPr>
        <w:tc>
          <w:tcPr>
            <w:tcW w:w="3628" w:type="dxa"/>
          </w:tcPr>
          <w:p w14:paraId="667F383D" w14:textId="77777777" w:rsidR="008D5D3C" w:rsidRPr="002734D3" w:rsidRDefault="008D5D3C" w:rsidP="0032324B">
            <w:pPr>
              <w:rPr>
                <w:color w:val="000000" w:themeColor="text1"/>
                <w:lang w:eastAsia="es-ES"/>
              </w:rPr>
            </w:pPr>
            <w:r w:rsidRPr="002734D3">
              <w:rPr>
                <w:color w:val="000000" w:themeColor="text1"/>
                <w:lang w:eastAsia="es-ES"/>
              </w:rPr>
              <w:t>codigoEntidad</w:t>
            </w:r>
            <w:r w:rsidR="006C18DF" w:rsidRPr="002734D3">
              <w:rPr>
                <w:color w:val="000000" w:themeColor="text1"/>
                <w:lang w:eastAsia="es-ES"/>
              </w:rPr>
              <w:t>SMP</w:t>
            </w:r>
          </w:p>
        </w:tc>
        <w:tc>
          <w:tcPr>
            <w:tcW w:w="1381" w:type="dxa"/>
          </w:tcPr>
          <w:p w14:paraId="399D6E6D" w14:textId="77777777" w:rsidR="008D5D3C" w:rsidRPr="002734D3" w:rsidRDefault="008D5D3C" w:rsidP="0032324B">
            <w:pPr>
              <w:rPr>
                <w:color w:val="000000" w:themeColor="text1"/>
                <w:lang w:eastAsia="es-ES"/>
              </w:rPr>
            </w:pPr>
            <w:r w:rsidRPr="002734D3">
              <w:rPr>
                <w:color w:val="000000" w:themeColor="text1"/>
                <w:lang w:eastAsia="es-ES"/>
              </w:rPr>
              <w:t>int</w:t>
            </w:r>
          </w:p>
        </w:tc>
        <w:tc>
          <w:tcPr>
            <w:tcW w:w="1963" w:type="dxa"/>
          </w:tcPr>
          <w:p w14:paraId="67A22582" w14:textId="77777777" w:rsidR="008D5D3C" w:rsidRPr="002734D3" w:rsidRDefault="008D5D3C" w:rsidP="0032324B">
            <w:pPr>
              <w:rPr>
                <w:color w:val="000000" w:themeColor="text1"/>
                <w:lang w:eastAsia="es-ES"/>
              </w:rPr>
            </w:pPr>
            <w:r w:rsidRPr="002734D3">
              <w:rPr>
                <w:color w:val="000000" w:themeColor="text1"/>
                <w:lang w:eastAsia="es-ES"/>
              </w:rPr>
              <w:t>Código del grupo al que pertenece la empresa</w:t>
            </w:r>
          </w:p>
        </w:tc>
      </w:tr>
      <w:tr w:rsidR="006C18DF" w:rsidRPr="00915696" w14:paraId="0C800079" w14:textId="77777777" w:rsidTr="004B492D">
        <w:trPr>
          <w:jc w:val="center"/>
        </w:trPr>
        <w:tc>
          <w:tcPr>
            <w:tcW w:w="3628" w:type="dxa"/>
          </w:tcPr>
          <w:p w14:paraId="769E0BB3" w14:textId="77777777" w:rsidR="006C18DF" w:rsidRPr="00915696" w:rsidRDefault="006C18DF" w:rsidP="00F21DCD">
            <w:pPr>
              <w:rPr>
                <w:rFonts w:eastAsia="Times New Roman" w:cs="Arial"/>
                <w:color w:val="000000" w:themeColor="text1"/>
                <w:lang w:eastAsia="es-ES"/>
              </w:rPr>
            </w:pPr>
            <w:r w:rsidRPr="00AD63E8">
              <w:rPr>
                <w:rFonts w:eastAsia="Times New Roman" w:cs="Arial"/>
                <w:color w:val="000000" w:themeColor="text1"/>
                <w:lang w:eastAsia="es-ES"/>
              </w:rPr>
              <w:t>isSubLinea</w:t>
            </w:r>
          </w:p>
        </w:tc>
        <w:tc>
          <w:tcPr>
            <w:tcW w:w="1381" w:type="dxa"/>
          </w:tcPr>
          <w:p w14:paraId="2833C6FE" w14:textId="77777777" w:rsidR="006C18DF" w:rsidRPr="00915696" w:rsidRDefault="006C18DF" w:rsidP="00F21DCD">
            <w:pPr>
              <w:rPr>
                <w:rFonts w:eastAsia="Times New Roman" w:cs="Arial"/>
                <w:color w:val="000000" w:themeColor="text1"/>
                <w:lang w:eastAsia="es-ES"/>
              </w:rPr>
            </w:pPr>
            <w:r>
              <w:rPr>
                <w:rFonts w:eastAsia="Times New Roman" w:cs="Arial"/>
                <w:color w:val="000000" w:themeColor="text1"/>
                <w:lang w:eastAsia="es-ES"/>
              </w:rPr>
              <w:t>boolean</w:t>
            </w:r>
          </w:p>
        </w:tc>
        <w:tc>
          <w:tcPr>
            <w:tcW w:w="1963" w:type="dxa"/>
          </w:tcPr>
          <w:p w14:paraId="6565C694" w14:textId="77777777" w:rsidR="006C18DF" w:rsidRPr="00915696" w:rsidRDefault="006C18DF" w:rsidP="00F21DCD">
            <w:pPr>
              <w:rPr>
                <w:rFonts w:eastAsia="Times New Roman" w:cs="Arial"/>
                <w:color w:val="000000" w:themeColor="text1"/>
                <w:lang w:eastAsia="es-ES"/>
              </w:rPr>
            </w:pPr>
            <w:r w:rsidRPr="00AD63E8">
              <w:rPr>
                <w:rFonts w:eastAsia="Times New Roman" w:cs="Arial"/>
                <w:color w:val="000000" w:themeColor="text1"/>
                <w:lang w:eastAsia="es-ES"/>
              </w:rPr>
              <w:t>Setear este valor en 1 si es subLinea</w:t>
            </w:r>
            <w:r>
              <w:rPr>
                <w:rFonts w:eastAsia="Times New Roman" w:cs="Arial"/>
                <w:color w:val="000000" w:themeColor="text1"/>
                <w:lang w:eastAsia="es-ES"/>
              </w:rPr>
              <w:t>, de lo contrario en 0.</w:t>
            </w:r>
          </w:p>
        </w:tc>
      </w:tr>
    </w:tbl>
    <w:p w14:paraId="259EDA3B" w14:textId="77777777" w:rsidR="00953AC8" w:rsidRPr="00915696" w:rsidRDefault="00953AC8" w:rsidP="00953AC8">
      <w:pPr>
        <w:rPr>
          <w:color w:val="000000" w:themeColor="text1"/>
          <w:lang w:val="es-ES" w:eastAsia="es-ES"/>
        </w:rPr>
      </w:pPr>
    </w:p>
    <w:p w14:paraId="5A26CCB8" w14:textId="77777777" w:rsidR="00953AC8" w:rsidRPr="00915696" w:rsidRDefault="00953AC8" w:rsidP="00953AC8">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devuelve:</w:t>
      </w:r>
      <w:r w:rsidR="006C18DF">
        <w:rPr>
          <w:rFonts w:eastAsia="Times New Roman" w:cstheme="majorBidi"/>
          <w:b/>
          <w:bCs/>
          <w:i/>
          <w:color w:val="000000" w:themeColor="text1"/>
          <w:lang w:val="es-ES" w:eastAsia="es-ES"/>
        </w:rPr>
        <w:t xml:space="preserve"> string</w:t>
      </w:r>
    </w:p>
    <w:p w14:paraId="1D888D08" w14:textId="77777777" w:rsidR="00BC22A4" w:rsidRPr="00BC22A4" w:rsidRDefault="00BC22A4" w:rsidP="00BC22A4">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codigoEstado</w:t>
      </w:r>
    </w:p>
    <w:p w14:paraId="1A972BBF" w14:textId="77777777" w:rsidR="00BC22A4" w:rsidRPr="00BC22A4" w:rsidRDefault="00BC22A4" w:rsidP="00BC22A4">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mensajeEstado</w:t>
      </w:r>
    </w:p>
    <w:p w14:paraId="34760EF0" w14:textId="77777777" w:rsidR="00BC22A4" w:rsidRPr="00BC22A4" w:rsidRDefault="00BC22A4" w:rsidP="00BC22A4">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Array ‘</w:t>
      </w:r>
      <w:r>
        <w:rPr>
          <w:rFonts w:eastAsia="Times New Roman" w:cstheme="majorBidi"/>
          <w:bCs/>
          <w:color w:val="000000" w:themeColor="text1"/>
          <w:lang w:val="es-ES" w:eastAsia="es-ES"/>
        </w:rPr>
        <w:t>Líneas’</w:t>
      </w:r>
      <w:r w:rsidRPr="00BC22A4">
        <w:rPr>
          <w:rFonts w:eastAsia="Times New Roman" w:cstheme="majorBidi"/>
          <w:bCs/>
          <w:color w:val="000000" w:themeColor="text1"/>
          <w:lang w:val="es-ES" w:eastAsia="es-ES"/>
        </w:rPr>
        <w:t>:</w:t>
      </w:r>
    </w:p>
    <w:p w14:paraId="3027CAC8" w14:textId="77777777" w:rsidR="00BC22A4" w:rsidRDefault="00BC22A4" w:rsidP="00BC22A4">
      <w:pPr>
        <w:pStyle w:val="Prrafodelista"/>
        <w:keepNext/>
        <w:keepLines/>
        <w:numPr>
          <w:ilvl w:val="1"/>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codigo</w:t>
      </w:r>
      <w:r>
        <w:rPr>
          <w:rFonts w:eastAsia="Times New Roman" w:cstheme="majorBidi"/>
          <w:bCs/>
          <w:color w:val="000000" w:themeColor="text1"/>
          <w:lang w:val="es-ES" w:eastAsia="es-ES"/>
        </w:rPr>
        <w:t>LineaParada</w:t>
      </w:r>
    </w:p>
    <w:p w14:paraId="019B19FA" w14:textId="77777777" w:rsidR="00BC22A4" w:rsidRPr="00ED60EF" w:rsidRDefault="00692376" w:rsidP="00BC22A4">
      <w:pPr>
        <w:pStyle w:val="Prrafodelista"/>
        <w:keepNext/>
        <w:keepLines/>
        <w:numPr>
          <w:ilvl w:val="1"/>
          <w:numId w:val="14"/>
        </w:numPr>
        <w:spacing w:before="200" w:after="0"/>
        <w:outlineLvl w:val="1"/>
        <w:rPr>
          <w:rFonts w:eastAsia="Times New Roman" w:cstheme="majorBidi"/>
          <w:bCs/>
          <w:color w:val="000000" w:themeColor="text1"/>
          <w:lang w:val="es-ES" w:eastAsia="es-ES"/>
        </w:rPr>
      </w:pPr>
      <w:r w:rsidRPr="00ED60EF">
        <w:rPr>
          <w:rFonts w:eastAsia="Times New Roman" w:cstheme="majorBidi"/>
          <w:bCs/>
          <w:color w:val="000000" w:themeColor="text1"/>
          <w:lang w:val="es-ES" w:eastAsia="es-ES"/>
        </w:rPr>
        <w:t>codigoEmpresa</w:t>
      </w:r>
      <w:r w:rsidR="00BC22A4" w:rsidRPr="00ED60EF">
        <w:rPr>
          <w:rFonts w:eastAsia="Times New Roman" w:cstheme="majorBidi"/>
          <w:bCs/>
          <w:color w:val="000000" w:themeColor="text1"/>
          <w:lang w:val="es-ES" w:eastAsia="es-ES"/>
        </w:rPr>
        <w:t>descripción</w:t>
      </w:r>
    </w:p>
    <w:p w14:paraId="36402B97" w14:textId="77777777" w:rsidR="00BC22A4" w:rsidRPr="00BC22A4" w:rsidRDefault="00BC22A4" w:rsidP="00BC22A4">
      <w:pPr>
        <w:pStyle w:val="Prrafodelista"/>
        <w:keepNext/>
        <w:keepLines/>
        <w:numPr>
          <w:ilvl w:val="1"/>
          <w:numId w:val="14"/>
        </w:numPr>
        <w:spacing w:before="200" w:after="0"/>
        <w:outlineLvl w:val="1"/>
        <w:rPr>
          <w:rFonts w:eastAsia="Times New Roman" w:cstheme="majorBidi"/>
          <w:bCs/>
          <w:color w:val="000000" w:themeColor="text1"/>
          <w:lang w:val="es-ES" w:eastAsia="es-ES"/>
        </w:rPr>
      </w:pPr>
      <w:r>
        <w:rPr>
          <w:rFonts w:eastAsia="Times New Roman" w:cstheme="majorBidi"/>
          <w:bCs/>
          <w:color w:val="000000" w:themeColor="text1"/>
          <w:lang w:val="es-ES" w:eastAsia="es-ES"/>
        </w:rPr>
        <w:t>codigoEntidad</w:t>
      </w:r>
    </w:p>
    <w:p w14:paraId="56D51A4B" w14:textId="77777777" w:rsidR="00BC22A4" w:rsidRDefault="00BC22A4" w:rsidP="00BC22A4">
      <w:pPr>
        <w:keepNext/>
        <w:keepLines/>
        <w:spacing w:before="200" w:after="0"/>
        <w:outlineLvl w:val="1"/>
        <w:rPr>
          <w:rFonts w:eastAsia="Times New Roman" w:cstheme="majorBidi"/>
          <w:b/>
          <w:bCs/>
          <w:color w:val="000000" w:themeColor="text1"/>
          <w:lang w:val="es-ES" w:eastAsia="es-ES"/>
        </w:rPr>
      </w:pPr>
      <w:r>
        <w:rPr>
          <w:rFonts w:eastAsia="Times New Roman" w:cstheme="majorBidi"/>
          <w:b/>
          <w:bCs/>
          <w:color w:val="000000" w:themeColor="text1"/>
          <w:lang w:val="es-ES" w:eastAsia="es-ES"/>
        </w:rPr>
        <w:t>Otras devoluciones:</w:t>
      </w:r>
    </w:p>
    <w:p w14:paraId="485E9DC4" w14:textId="77777777" w:rsidR="00BC22A4" w:rsidRDefault="00BC22A4" w:rsidP="00BC22A4">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w:t>
      </w:r>
      <w:r>
        <w:rPr>
          <w:rFonts w:eastAsia="Times New Roman" w:cs="Arial"/>
          <w:color w:val="222222"/>
          <w:lang w:eastAsia="es-ES"/>
        </w:rPr>
        <w:t>8|</w:t>
      </w:r>
      <w:r w:rsidRPr="004877A4">
        <w:rPr>
          <w:rFonts w:eastAsia="Times New Roman" w:cs="Arial"/>
          <w:color w:val="222222"/>
          <w:lang w:eastAsia="es-ES"/>
        </w:rPr>
        <w:t>ErrorDeLogueo</w:t>
      </w:r>
    </w:p>
    <w:p w14:paraId="70D73EF8" w14:textId="77777777" w:rsidR="00BC22A4" w:rsidRDefault="00BC22A4" w:rsidP="00BC22A4">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w:t>
      </w:r>
      <w:r>
        <w:rPr>
          <w:rFonts w:eastAsia="Times New Roman" w:cs="Arial"/>
          <w:color w:val="222222"/>
          <w:lang w:eastAsia="es-ES"/>
        </w:rPr>
        <w:t>9|Excepción</w:t>
      </w:r>
    </w:p>
    <w:p w14:paraId="0C9796F9" w14:textId="77777777" w:rsidR="00BC22A4" w:rsidRPr="004877A4" w:rsidRDefault="00BC22A4" w:rsidP="00BC22A4">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-1|No</w:t>
      </w:r>
      <w:r>
        <w:rPr>
          <w:rFonts w:eastAsia="Times New Roman" w:cs="Arial"/>
          <w:color w:val="222222"/>
          <w:lang w:eastAsia="es-ES"/>
        </w:rPr>
        <w:t xml:space="preserve"> e</w:t>
      </w:r>
      <w:r w:rsidRPr="004877A4">
        <w:rPr>
          <w:rFonts w:eastAsia="Times New Roman" w:cs="Arial"/>
          <w:color w:val="222222"/>
          <w:lang w:eastAsia="es-ES"/>
        </w:rPr>
        <w:t>xisten</w:t>
      </w:r>
      <w:r>
        <w:rPr>
          <w:rFonts w:eastAsia="Times New Roman" w:cs="Arial"/>
          <w:color w:val="222222"/>
          <w:lang w:eastAsia="es-ES"/>
        </w:rPr>
        <w:t xml:space="preserve"> líneas para el código de cuando llega</w:t>
      </w:r>
    </w:p>
    <w:p w14:paraId="2E879112" w14:textId="77777777" w:rsidR="006C18DF" w:rsidRDefault="00BC22A4" w:rsidP="00BC22A4">
      <w:pPr>
        <w:keepNext/>
        <w:keepLines/>
        <w:spacing w:before="200" w:after="0"/>
        <w:outlineLvl w:val="2"/>
        <w:rPr>
          <w:rFonts w:eastAsia="Times New Roman" w:cstheme="majorBidi"/>
          <w:b/>
          <w:bCs/>
          <w:i/>
          <w:color w:val="000000" w:themeColor="text1"/>
          <w:lang w:val="es-ES" w:eastAsia="es-ES"/>
        </w:rPr>
      </w:pPr>
      <w:r w:rsidRPr="00915696">
        <w:rPr>
          <w:i/>
          <w:color w:val="000000" w:themeColor="text1"/>
          <w:lang w:val="es-ES" w:eastAsia="es-ES"/>
        </w:rPr>
        <w:t xml:space="preserve">                             </w:t>
      </w:r>
    </w:p>
    <w:p w14:paraId="21D52560" w14:textId="77777777" w:rsidR="001C5C87" w:rsidRPr="00061C93" w:rsidRDefault="006C18DF" w:rsidP="00061C93">
      <w:pPr>
        <w:pStyle w:val="Prrafodelista"/>
        <w:keepNext/>
        <w:keepLines/>
        <w:numPr>
          <w:ilvl w:val="0"/>
          <w:numId w:val="22"/>
        </w:numPr>
        <w:spacing w:before="200" w:after="0"/>
        <w:outlineLvl w:val="1"/>
        <w:rPr>
          <w:rFonts w:ascii="Verdana" w:eastAsia="Times New Roman" w:hAnsi="Verdana" w:cstheme="majorBidi"/>
          <w:b/>
          <w:bCs/>
          <w:color w:val="548DD4" w:themeColor="text2" w:themeTint="99"/>
          <w:sz w:val="24"/>
          <w:szCs w:val="24"/>
          <w:lang w:val="es-ES" w:eastAsia="es-ES"/>
        </w:rPr>
      </w:pPr>
      <w:hyperlink r:id="rId15" w:history="1">
        <w:r w:rsidRPr="00061C93">
          <w:rPr>
            <w:rStyle w:val="Hipervnculo"/>
            <w:rFonts w:ascii="Verdana" w:hAnsi="Verdana"/>
            <w:b/>
            <w:color w:val="548DD4" w:themeColor="text2" w:themeTint="99"/>
            <w:sz w:val="24"/>
            <w:szCs w:val="24"/>
            <w:u w:val="none"/>
          </w:rPr>
          <w:t>RecuperarLineaPorLocalidad</w:t>
        </w:r>
      </w:hyperlink>
    </w:p>
    <w:p w14:paraId="09079272" w14:textId="77777777" w:rsidR="00953AC8" w:rsidRPr="00915696" w:rsidRDefault="001C5C87" w:rsidP="0017343C">
      <w:pPr>
        <w:rPr>
          <w:color w:val="000000" w:themeColor="text1"/>
          <w:lang w:val="es-ES" w:eastAsia="es-ES"/>
        </w:rPr>
      </w:pPr>
      <w:r w:rsidRPr="00915696">
        <w:rPr>
          <w:rFonts w:eastAsia="Times New Roman" w:cstheme="majorBidi"/>
          <w:b/>
          <w:bCs/>
          <w:i/>
          <w:color w:val="000000" w:themeColor="text1"/>
          <w:lang w:val="es-ES" w:eastAsia="es-ES"/>
        </w:rPr>
        <w:t>Detalle</w:t>
      </w:r>
      <w:r w:rsidRPr="00915696">
        <w:rPr>
          <w:rFonts w:eastAsia="Times New Roman" w:cstheme="majorBidi"/>
          <w:b/>
          <w:bCs/>
          <w:color w:val="000000" w:themeColor="text1"/>
          <w:lang w:val="es-ES" w:eastAsia="es-ES"/>
        </w:rPr>
        <w:t>:</w:t>
      </w:r>
      <w:r w:rsidRPr="00915696">
        <w:rPr>
          <w:rFonts w:eastAsia="Times New Roman" w:cs="Arial"/>
          <w:color w:val="000000" w:themeColor="text1"/>
          <w:lang w:val="es-ES" w:eastAsia="es-ES"/>
        </w:rPr>
        <w:t xml:space="preserve"> </w:t>
      </w:r>
      <w:r w:rsidR="0017343C" w:rsidRPr="00915696">
        <w:rPr>
          <w:color w:val="000000" w:themeColor="text1"/>
          <w:lang w:val="es-ES" w:eastAsia="es-ES"/>
        </w:rPr>
        <w:t xml:space="preserve">Recupera </w:t>
      </w:r>
      <w:r w:rsidR="006C18DF">
        <w:rPr>
          <w:color w:val="000000" w:themeColor="text1"/>
          <w:lang w:val="es-ES" w:eastAsia="es-ES"/>
        </w:rPr>
        <w:t>todas las líneas para la localidad</w:t>
      </w:r>
      <w:r w:rsidR="004C0798">
        <w:rPr>
          <w:color w:val="000000" w:themeColor="text1"/>
          <w:lang w:val="es-ES" w:eastAsia="es-ES"/>
        </w:rPr>
        <w:t xml:space="preserve">, provincia y país </w:t>
      </w:r>
      <w:r w:rsidR="006C18DF">
        <w:rPr>
          <w:color w:val="000000" w:themeColor="text1"/>
          <w:lang w:val="es-ES" w:eastAsia="es-ES"/>
        </w:rPr>
        <w:t>que recibe como parámetro.</w:t>
      </w:r>
      <w:r w:rsidR="00953AC8" w:rsidRPr="00915696">
        <w:rPr>
          <w:color w:val="000000" w:themeColor="text1"/>
          <w:lang w:val="es-ES" w:eastAsia="es-ES"/>
        </w:rPr>
        <w:t xml:space="preserve"> </w:t>
      </w:r>
    </w:p>
    <w:p w14:paraId="0289C63B" w14:textId="77777777" w:rsidR="00953AC8" w:rsidRPr="00915696" w:rsidRDefault="00953AC8" w:rsidP="00953AC8">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recibe:</w:t>
      </w:r>
    </w:p>
    <w:tbl>
      <w:tblPr>
        <w:tblStyle w:val="Tablaconcuadrcula"/>
        <w:tblW w:w="0" w:type="auto"/>
        <w:jc w:val="center"/>
        <w:tblLook w:val="04A0" w:firstRow="1" w:lastRow="0" w:firstColumn="1" w:lastColumn="0" w:noHBand="0" w:noVBand="1"/>
      </w:tblPr>
      <w:tblGrid>
        <w:gridCol w:w="3628"/>
        <w:gridCol w:w="1381"/>
        <w:gridCol w:w="1963"/>
      </w:tblGrid>
      <w:tr w:rsidR="008D5D3C" w:rsidRPr="004C0798" w14:paraId="7874A1E7" w14:textId="77777777" w:rsidTr="00E175F0">
        <w:trPr>
          <w:jc w:val="center"/>
        </w:trPr>
        <w:tc>
          <w:tcPr>
            <w:tcW w:w="3628" w:type="dxa"/>
          </w:tcPr>
          <w:p w14:paraId="7A867C5A" w14:textId="77777777" w:rsidR="008D5D3C" w:rsidRPr="004C0798" w:rsidRDefault="008D5D3C" w:rsidP="004C0798">
            <w:pPr>
              <w:jc w:val="center"/>
              <w:rPr>
                <w:b/>
                <w:color w:val="000000" w:themeColor="text1"/>
                <w:lang w:eastAsia="es-ES"/>
              </w:rPr>
            </w:pPr>
            <w:r w:rsidRPr="004C0798">
              <w:rPr>
                <w:b/>
                <w:color w:val="000000" w:themeColor="text1"/>
                <w:lang w:eastAsia="es-ES"/>
              </w:rPr>
              <w:t>Nombre parámetro</w:t>
            </w:r>
          </w:p>
        </w:tc>
        <w:tc>
          <w:tcPr>
            <w:tcW w:w="1381" w:type="dxa"/>
          </w:tcPr>
          <w:p w14:paraId="145D8E5F" w14:textId="77777777" w:rsidR="008D5D3C" w:rsidRPr="004C0798" w:rsidRDefault="008D5D3C" w:rsidP="004C0798">
            <w:pPr>
              <w:jc w:val="center"/>
              <w:rPr>
                <w:b/>
                <w:color w:val="000000" w:themeColor="text1"/>
                <w:lang w:eastAsia="es-ES"/>
              </w:rPr>
            </w:pPr>
            <w:r w:rsidRPr="004C0798">
              <w:rPr>
                <w:b/>
                <w:color w:val="000000" w:themeColor="text1"/>
                <w:lang w:eastAsia="es-ES"/>
              </w:rPr>
              <w:t>Tipo parámetro</w:t>
            </w:r>
          </w:p>
        </w:tc>
        <w:tc>
          <w:tcPr>
            <w:tcW w:w="1963" w:type="dxa"/>
          </w:tcPr>
          <w:p w14:paraId="642B9EB6" w14:textId="77777777" w:rsidR="008D5D3C" w:rsidRPr="004C0798" w:rsidRDefault="008D5D3C" w:rsidP="004C0798">
            <w:pPr>
              <w:jc w:val="center"/>
              <w:rPr>
                <w:b/>
                <w:color w:val="000000" w:themeColor="text1"/>
                <w:lang w:eastAsia="es-ES"/>
              </w:rPr>
            </w:pPr>
            <w:r w:rsidRPr="004C0798">
              <w:rPr>
                <w:b/>
                <w:color w:val="000000" w:themeColor="text1"/>
                <w:lang w:eastAsia="es-ES"/>
              </w:rPr>
              <w:t>Descripción</w:t>
            </w:r>
          </w:p>
        </w:tc>
      </w:tr>
      <w:tr w:rsidR="008D5D3C" w:rsidRPr="00915696" w14:paraId="211B753F" w14:textId="77777777" w:rsidTr="00E175F0">
        <w:trPr>
          <w:jc w:val="center"/>
        </w:trPr>
        <w:tc>
          <w:tcPr>
            <w:tcW w:w="3628" w:type="dxa"/>
          </w:tcPr>
          <w:p w14:paraId="2D740970" w14:textId="77777777" w:rsidR="008D5D3C" w:rsidRPr="00915696" w:rsidRDefault="008D5D3C" w:rsidP="0032324B">
            <w:pPr>
              <w:rPr>
                <w:color w:val="000000" w:themeColor="text1"/>
                <w:lang w:eastAsia="es-ES"/>
              </w:rPr>
            </w:pPr>
            <w:r w:rsidRPr="00915696">
              <w:rPr>
                <w:color w:val="000000" w:themeColor="text1"/>
                <w:lang w:eastAsia="es-ES"/>
              </w:rPr>
              <w:t>usuario</w:t>
            </w:r>
          </w:p>
        </w:tc>
        <w:tc>
          <w:tcPr>
            <w:tcW w:w="1381" w:type="dxa"/>
          </w:tcPr>
          <w:p w14:paraId="579AE487" w14:textId="77777777" w:rsidR="008D5D3C" w:rsidRPr="00915696" w:rsidRDefault="008D5D3C" w:rsidP="0032324B">
            <w:pPr>
              <w:rPr>
                <w:color w:val="000000" w:themeColor="text1"/>
                <w:lang w:eastAsia="es-ES"/>
              </w:rPr>
            </w:pPr>
            <w:r w:rsidRPr="00915696">
              <w:rPr>
                <w:color w:val="000000" w:themeColor="text1"/>
                <w:lang w:eastAsia="es-ES"/>
              </w:rPr>
              <w:t>string</w:t>
            </w:r>
          </w:p>
        </w:tc>
        <w:tc>
          <w:tcPr>
            <w:tcW w:w="1963" w:type="dxa"/>
          </w:tcPr>
          <w:p w14:paraId="6C3DFCE3" w14:textId="77777777" w:rsidR="008D5D3C" w:rsidRPr="00915696" w:rsidRDefault="008D5D3C" w:rsidP="0032324B">
            <w:pPr>
              <w:rPr>
                <w:color w:val="000000" w:themeColor="text1"/>
                <w:lang w:eastAsia="es-ES"/>
              </w:rPr>
            </w:pPr>
            <w:r w:rsidRPr="00915696">
              <w:rPr>
                <w:color w:val="000000" w:themeColor="text1"/>
                <w:lang w:eastAsia="es-ES"/>
              </w:rPr>
              <w:t>Usuario de seguridad</w:t>
            </w:r>
          </w:p>
        </w:tc>
      </w:tr>
      <w:tr w:rsidR="008D5D3C" w:rsidRPr="00915696" w14:paraId="3B429E74" w14:textId="77777777" w:rsidTr="00E175F0">
        <w:trPr>
          <w:jc w:val="center"/>
        </w:trPr>
        <w:tc>
          <w:tcPr>
            <w:tcW w:w="3628" w:type="dxa"/>
          </w:tcPr>
          <w:p w14:paraId="356DB134" w14:textId="77777777" w:rsidR="008D5D3C" w:rsidRPr="00915696" w:rsidRDefault="008D5D3C" w:rsidP="0032324B">
            <w:pPr>
              <w:rPr>
                <w:color w:val="000000" w:themeColor="text1"/>
                <w:lang w:eastAsia="es-ES"/>
              </w:rPr>
            </w:pPr>
            <w:r w:rsidRPr="00915696">
              <w:rPr>
                <w:color w:val="000000" w:themeColor="text1"/>
                <w:lang w:eastAsia="es-ES"/>
              </w:rPr>
              <w:t>clave</w:t>
            </w:r>
          </w:p>
        </w:tc>
        <w:tc>
          <w:tcPr>
            <w:tcW w:w="1381" w:type="dxa"/>
          </w:tcPr>
          <w:p w14:paraId="4C33DE06" w14:textId="77777777" w:rsidR="008D5D3C" w:rsidRPr="00915696" w:rsidRDefault="008D5D3C" w:rsidP="0032324B">
            <w:pPr>
              <w:rPr>
                <w:color w:val="000000" w:themeColor="text1"/>
                <w:lang w:eastAsia="es-ES"/>
              </w:rPr>
            </w:pPr>
            <w:r w:rsidRPr="00915696">
              <w:rPr>
                <w:color w:val="000000" w:themeColor="text1"/>
                <w:lang w:eastAsia="es-ES"/>
              </w:rPr>
              <w:t>string</w:t>
            </w:r>
          </w:p>
        </w:tc>
        <w:tc>
          <w:tcPr>
            <w:tcW w:w="1963" w:type="dxa"/>
          </w:tcPr>
          <w:p w14:paraId="7CD9669D" w14:textId="77777777" w:rsidR="008D5D3C" w:rsidRPr="00915696" w:rsidRDefault="008D5D3C" w:rsidP="0032324B">
            <w:pPr>
              <w:rPr>
                <w:color w:val="000000" w:themeColor="text1"/>
                <w:lang w:eastAsia="es-ES"/>
              </w:rPr>
            </w:pPr>
            <w:r w:rsidRPr="00915696">
              <w:rPr>
                <w:color w:val="000000" w:themeColor="text1"/>
                <w:lang w:eastAsia="es-ES"/>
              </w:rPr>
              <w:t>Clave de seguridad</w:t>
            </w:r>
          </w:p>
        </w:tc>
      </w:tr>
      <w:tr w:rsidR="008D5D3C" w:rsidRPr="00915696" w14:paraId="79232AE2" w14:textId="77777777" w:rsidTr="00E175F0">
        <w:trPr>
          <w:jc w:val="center"/>
        </w:trPr>
        <w:tc>
          <w:tcPr>
            <w:tcW w:w="3628" w:type="dxa"/>
          </w:tcPr>
          <w:p w14:paraId="05C5A6EE" w14:textId="77777777" w:rsidR="008D5D3C" w:rsidRPr="00915696" w:rsidRDefault="006C18DF" w:rsidP="0032324B">
            <w:pPr>
              <w:rPr>
                <w:color w:val="000000" w:themeColor="text1"/>
                <w:lang w:eastAsia="es-ES"/>
              </w:rPr>
            </w:pPr>
            <w:r>
              <w:rPr>
                <w:color w:val="000000" w:themeColor="text1"/>
                <w:lang w:eastAsia="es-ES"/>
              </w:rPr>
              <w:t>localidad</w:t>
            </w:r>
          </w:p>
        </w:tc>
        <w:tc>
          <w:tcPr>
            <w:tcW w:w="1381" w:type="dxa"/>
          </w:tcPr>
          <w:p w14:paraId="0AA1A353" w14:textId="77777777" w:rsidR="008D5D3C" w:rsidRPr="00915696" w:rsidRDefault="004C0798" w:rsidP="0032324B">
            <w:pPr>
              <w:rPr>
                <w:color w:val="000000" w:themeColor="text1"/>
                <w:lang w:eastAsia="es-ES"/>
              </w:rPr>
            </w:pPr>
            <w:r w:rsidRPr="00915696">
              <w:rPr>
                <w:color w:val="000000" w:themeColor="text1"/>
                <w:lang w:eastAsia="es-ES"/>
              </w:rPr>
              <w:t>string</w:t>
            </w:r>
          </w:p>
        </w:tc>
        <w:tc>
          <w:tcPr>
            <w:tcW w:w="1963" w:type="dxa"/>
          </w:tcPr>
          <w:p w14:paraId="760356BB" w14:textId="77777777" w:rsidR="008D5D3C" w:rsidRPr="00915696" w:rsidRDefault="00AF1EE6" w:rsidP="0032324B">
            <w:pPr>
              <w:rPr>
                <w:color w:val="000000" w:themeColor="text1"/>
                <w:lang w:eastAsia="es-ES"/>
              </w:rPr>
            </w:pPr>
            <w:r>
              <w:rPr>
                <w:color w:val="000000" w:themeColor="text1"/>
                <w:lang w:eastAsia="es-ES"/>
              </w:rPr>
              <w:t>Descripción de localidad</w:t>
            </w:r>
          </w:p>
        </w:tc>
      </w:tr>
      <w:tr w:rsidR="008D5D3C" w:rsidRPr="00915696" w14:paraId="48F3EAD0" w14:textId="77777777" w:rsidTr="00E175F0">
        <w:trPr>
          <w:jc w:val="center"/>
        </w:trPr>
        <w:tc>
          <w:tcPr>
            <w:tcW w:w="3628" w:type="dxa"/>
          </w:tcPr>
          <w:p w14:paraId="55310FF8" w14:textId="77777777" w:rsidR="008D5D3C" w:rsidRPr="00915696" w:rsidRDefault="004C0798" w:rsidP="0032324B">
            <w:pPr>
              <w:rPr>
                <w:color w:val="000000" w:themeColor="text1"/>
                <w:lang w:eastAsia="es-ES"/>
              </w:rPr>
            </w:pPr>
            <w:r>
              <w:rPr>
                <w:color w:val="000000" w:themeColor="text1"/>
                <w:lang w:eastAsia="es-ES"/>
              </w:rPr>
              <w:t>provincia</w:t>
            </w:r>
          </w:p>
        </w:tc>
        <w:tc>
          <w:tcPr>
            <w:tcW w:w="1381" w:type="dxa"/>
          </w:tcPr>
          <w:p w14:paraId="563E7E46" w14:textId="77777777" w:rsidR="008D5D3C" w:rsidRPr="00915696" w:rsidRDefault="004C0798" w:rsidP="0032324B">
            <w:pPr>
              <w:rPr>
                <w:color w:val="000000" w:themeColor="text1"/>
                <w:lang w:eastAsia="es-ES"/>
              </w:rPr>
            </w:pPr>
            <w:r w:rsidRPr="00915696">
              <w:rPr>
                <w:color w:val="000000" w:themeColor="text1"/>
                <w:lang w:eastAsia="es-ES"/>
              </w:rPr>
              <w:t>string</w:t>
            </w:r>
          </w:p>
        </w:tc>
        <w:tc>
          <w:tcPr>
            <w:tcW w:w="1963" w:type="dxa"/>
          </w:tcPr>
          <w:p w14:paraId="367F33D3" w14:textId="77777777" w:rsidR="008D5D3C" w:rsidRPr="00915696" w:rsidRDefault="00AF1EE6" w:rsidP="0032324B">
            <w:pPr>
              <w:rPr>
                <w:color w:val="000000" w:themeColor="text1"/>
                <w:lang w:eastAsia="es-ES"/>
              </w:rPr>
            </w:pPr>
            <w:r>
              <w:rPr>
                <w:color w:val="000000" w:themeColor="text1"/>
                <w:lang w:eastAsia="es-ES"/>
              </w:rPr>
              <w:t>Descripción de provincia</w:t>
            </w:r>
          </w:p>
        </w:tc>
      </w:tr>
      <w:tr w:rsidR="008D5D3C" w:rsidRPr="00915696" w14:paraId="34AB64B9" w14:textId="77777777" w:rsidTr="00E175F0">
        <w:trPr>
          <w:jc w:val="center"/>
        </w:trPr>
        <w:tc>
          <w:tcPr>
            <w:tcW w:w="3628" w:type="dxa"/>
          </w:tcPr>
          <w:p w14:paraId="5083FA23" w14:textId="77777777" w:rsidR="008D5D3C" w:rsidRPr="00915696" w:rsidRDefault="00BC22A4" w:rsidP="0032324B">
            <w:pPr>
              <w:rPr>
                <w:color w:val="000000" w:themeColor="text1"/>
                <w:lang w:eastAsia="es-ES"/>
              </w:rPr>
            </w:pPr>
            <w:r>
              <w:rPr>
                <w:color w:val="000000" w:themeColor="text1"/>
                <w:lang w:eastAsia="es-ES"/>
              </w:rPr>
              <w:t>País</w:t>
            </w:r>
          </w:p>
        </w:tc>
        <w:tc>
          <w:tcPr>
            <w:tcW w:w="1381" w:type="dxa"/>
          </w:tcPr>
          <w:p w14:paraId="722002FA" w14:textId="77777777" w:rsidR="008D5D3C" w:rsidRPr="00915696" w:rsidRDefault="004C0798" w:rsidP="0032324B">
            <w:pPr>
              <w:rPr>
                <w:color w:val="000000" w:themeColor="text1"/>
                <w:lang w:eastAsia="es-ES"/>
              </w:rPr>
            </w:pPr>
            <w:r w:rsidRPr="00915696">
              <w:rPr>
                <w:color w:val="000000" w:themeColor="text1"/>
                <w:lang w:eastAsia="es-ES"/>
              </w:rPr>
              <w:t>string</w:t>
            </w:r>
          </w:p>
        </w:tc>
        <w:tc>
          <w:tcPr>
            <w:tcW w:w="1963" w:type="dxa"/>
          </w:tcPr>
          <w:p w14:paraId="511F3119" w14:textId="77777777" w:rsidR="008D5D3C" w:rsidRPr="00915696" w:rsidRDefault="00AF1EE6" w:rsidP="0032324B">
            <w:pPr>
              <w:rPr>
                <w:color w:val="000000" w:themeColor="text1"/>
                <w:lang w:eastAsia="es-ES"/>
              </w:rPr>
            </w:pPr>
            <w:r>
              <w:rPr>
                <w:color w:val="000000" w:themeColor="text1"/>
                <w:lang w:eastAsia="es-ES"/>
              </w:rPr>
              <w:t>Descripción de país</w:t>
            </w:r>
          </w:p>
        </w:tc>
      </w:tr>
      <w:tr w:rsidR="004C0798" w:rsidRPr="00915696" w14:paraId="7FB70276" w14:textId="77777777" w:rsidTr="00E175F0">
        <w:trPr>
          <w:jc w:val="center"/>
        </w:trPr>
        <w:tc>
          <w:tcPr>
            <w:tcW w:w="3628" w:type="dxa"/>
          </w:tcPr>
          <w:p w14:paraId="2E43E27A" w14:textId="77777777" w:rsidR="004C0798" w:rsidRPr="00915696" w:rsidRDefault="004C0798" w:rsidP="00F21DCD">
            <w:pPr>
              <w:rPr>
                <w:rFonts w:eastAsia="Times New Roman" w:cs="Arial"/>
                <w:color w:val="000000" w:themeColor="text1"/>
                <w:lang w:eastAsia="es-ES"/>
              </w:rPr>
            </w:pPr>
            <w:r w:rsidRPr="00AD63E8">
              <w:rPr>
                <w:rFonts w:eastAsia="Times New Roman" w:cs="Arial"/>
                <w:color w:val="000000" w:themeColor="text1"/>
                <w:lang w:eastAsia="es-ES"/>
              </w:rPr>
              <w:t>isSubLinea</w:t>
            </w:r>
          </w:p>
        </w:tc>
        <w:tc>
          <w:tcPr>
            <w:tcW w:w="1381" w:type="dxa"/>
          </w:tcPr>
          <w:p w14:paraId="7D5430EB" w14:textId="77777777" w:rsidR="004C0798" w:rsidRPr="00915696" w:rsidRDefault="004C0798" w:rsidP="00F21DCD">
            <w:pPr>
              <w:rPr>
                <w:rFonts w:eastAsia="Times New Roman" w:cs="Arial"/>
                <w:color w:val="000000" w:themeColor="text1"/>
                <w:lang w:eastAsia="es-ES"/>
              </w:rPr>
            </w:pPr>
            <w:r>
              <w:rPr>
                <w:rFonts w:eastAsia="Times New Roman" w:cs="Arial"/>
                <w:color w:val="000000" w:themeColor="text1"/>
                <w:lang w:eastAsia="es-ES"/>
              </w:rPr>
              <w:t>boolean</w:t>
            </w:r>
          </w:p>
        </w:tc>
        <w:tc>
          <w:tcPr>
            <w:tcW w:w="1963" w:type="dxa"/>
          </w:tcPr>
          <w:p w14:paraId="21E595F8" w14:textId="77777777" w:rsidR="004C0798" w:rsidRPr="00915696" w:rsidRDefault="004C0798" w:rsidP="00F21DCD">
            <w:pPr>
              <w:rPr>
                <w:rFonts w:eastAsia="Times New Roman" w:cs="Arial"/>
                <w:color w:val="000000" w:themeColor="text1"/>
                <w:lang w:eastAsia="es-ES"/>
              </w:rPr>
            </w:pPr>
            <w:r w:rsidRPr="00AD63E8">
              <w:rPr>
                <w:rFonts w:eastAsia="Times New Roman" w:cs="Arial"/>
                <w:color w:val="000000" w:themeColor="text1"/>
                <w:lang w:eastAsia="es-ES"/>
              </w:rPr>
              <w:t>Setear este valor en 1 si es subLinea</w:t>
            </w:r>
            <w:r>
              <w:rPr>
                <w:rFonts w:eastAsia="Times New Roman" w:cs="Arial"/>
                <w:color w:val="000000" w:themeColor="text1"/>
                <w:lang w:eastAsia="es-ES"/>
              </w:rPr>
              <w:t>, de lo contrario en 0.</w:t>
            </w:r>
          </w:p>
        </w:tc>
      </w:tr>
    </w:tbl>
    <w:p w14:paraId="2AE671FD" w14:textId="77777777" w:rsidR="00953AC8" w:rsidRDefault="00953AC8" w:rsidP="004C0798">
      <w:pPr>
        <w:keepNext/>
        <w:keepLines/>
        <w:spacing w:before="200" w:after="0"/>
        <w:outlineLvl w:val="2"/>
        <w:rPr>
          <w:color w:val="000000" w:themeColor="text1"/>
          <w:lang w:val="es-ES" w:eastAsia="es-ES"/>
        </w:rPr>
      </w:pPr>
      <w:r w:rsidRPr="00915696">
        <w:rPr>
          <w:rFonts w:eastAsia="Times New Roman" w:cstheme="majorBidi"/>
          <w:b/>
          <w:bCs/>
          <w:i/>
          <w:color w:val="000000" w:themeColor="text1"/>
          <w:lang w:val="es-ES" w:eastAsia="es-ES"/>
        </w:rPr>
        <w:t>Parámetros que devuelve:</w:t>
      </w:r>
      <w:r w:rsidR="004C0798">
        <w:rPr>
          <w:rFonts w:eastAsia="Times New Roman" w:cstheme="majorBidi"/>
          <w:b/>
          <w:bCs/>
          <w:i/>
          <w:color w:val="000000" w:themeColor="text1"/>
          <w:lang w:val="es-ES" w:eastAsia="es-ES"/>
        </w:rPr>
        <w:t xml:space="preserve"> </w:t>
      </w:r>
      <w:r w:rsidR="004C0798">
        <w:rPr>
          <w:color w:val="000000" w:themeColor="text1"/>
          <w:lang w:val="es-ES" w:eastAsia="es-ES"/>
        </w:rPr>
        <w:t>string</w:t>
      </w:r>
    </w:p>
    <w:p w14:paraId="65AFB9D2" w14:textId="77777777" w:rsidR="00BC22A4" w:rsidRPr="00BC22A4" w:rsidRDefault="00BC22A4" w:rsidP="00BC22A4">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codigoEstado</w:t>
      </w:r>
    </w:p>
    <w:p w14:paraId="21788EFF" w14:textId="77777777" w:rsidR="00BC22A4" w:rsidRPr="00BC22A4" w:rsidRDefault="00BC22A4" w:rsidP="00BC22A4">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mensajeEstado</w:t>
      </w:r>
    </w:p>
    <w:p w14:paraId="2912A115" w14:textId="77777777" w:rsidR="00BC22A4" w:rsidRPr="00BC22A4" w:rsidRDefault="00BC22A4" w:rsidP="00BC22A4">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Array ‘</w:t>
      </w:r>
      <w:r>
        <w:rPr>
          <w:rFonts w:eastAsia="Times New Roman" w:cstheme="majorBidi"/>
          <w:bCs/>
          <w:color w:val="000000" w:themeColor="text1"/>
          <w:lang w:val="es-ES" w:eastAsia="es-ES"/>
        </w:rPr>
        <w:t>Líneas’</w:t>
      </w:r>
      <w:r w:rsidRPr="00BC22A4">
        <w:rPr>
          <w:rFonts w:eastAsia="Times New Roman" w:cstheme="majorBidi"/>
          <w:bCs/>
          <w:color w:val="000000" w:themeColor="text1"/>
          <w:lang w:val="es-ES" w:eastAsia="es-ES"/>
        </w:rPr>
        <w:t>:</w:t>
      </w:r>
    </w:p>
    <w:p w14:paraId="4ABA714E" w14:textId="77777777" w:rsidR="00BC22A4" w:rsidRPr="00BC22A4" w:rsidRDefault="00BC22A4" w:rsidP="00BC22A4">
      <w:pPr>
        <w:pStyle w:val="Prrafodelista"/>
        <w:keepNext/>
        <w:keepLines/>
        <w:numPr>
          <w:ilvl w:val="1"/>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codigo</w:t>
      </w:r>
      <w:r>
        <w:rPr>
          <w:rFonts w:eastAsia="Times New Roman" w:cstheme="majorBidi"/>
          <w:bCs/>
          <w:color w:val="000000" w:themeColor="text1"/>
          <w:lang w:val="es-ES" w:eastAsia="es-ES"/>
        </w:rPr>
        <w:t>LineaParada</w:t>
      </w:r>
    </w:p>
    <w:p w14:paraId="6D998C88" w14:textId="77777777" w:rsidR="00BC22A4" w:rsidRDefault="00BC22A4" w:rsidP="00BC22A4">
      <w:pPr>
        <w:pStyle w:val="Prrafodelista"/>
        <w:keepNext/>
        <w:keepLines/>
        <w:numPr>
          <w:ilvl w:val="1"/>
          <w:numId w:val="14"/>
        </w:numPr>
        <w:spacing w:before="200" w:after="0"/>
        <w:outlineLvl w:val="1"/>
        <w:rPr>
          <w:rFonts w:eastAsia="Times New Roman" w:cstheme="majorBidi"/>
          <w:bCs/>
          <w:color w:val="000000" w:themeColor="text1"/>
          <w:lang w:val="es-ES" w:eastAsia="es-ES"/>
        </w:rPr>
      </w:pPr>
      <w:r>
        <w:rPr>
          <w:rFonts w:eastAsia="Times New Roman" w:cstheme="majorBidi"/>
          <w:bCs/>
          <w:color w:val="000000" w:themeColor="text1"/>
          <w:lang w:val="es-ES" w:eastAsia="es-ES"/>
        </w:rPr>
        <w:t>descripción</w:t>
      </w:r>
    </w:p>
    <w:p w14:paraId="36B13D62" w14:textId="77777777" w:rsidR="00BC22A4" w:rsidRPr="00BC22A4" w:rsidRDefault="00BC22A4" w:rsidP="00BC22A4">
      <w:pPr>
        <w:pStyle w:val="Prrafodelista"/>
        <w:keepNext/>
        <w:keepLines/>
        <w:numPr>
          <w:ilvl w:val="1"/>
          <w:numId w:val="14"/>
        </w:numPr>
        <w:spacing w:before="200" w:after="0"/>
        <w:outlineLvl w:val="1"/>
        <w:rPr>
          <w:rFonts w:eastAsia="Times New Roman" w:cstheme="majorBidi"/>
          <w:bCs/>
          <w:color w:val="000000" w:themeColor="text1"/>
          <w:lang w:val="es-ES" w:eastAsia="es-ES"/>
        </w:rPr>
      </w:pPr>
      <w:r>
        <w:rPr>
          <w:rFonts w:eastAsia="Times New Roman" w:cstheme="majorBidi"/>
          <w:bCs/>
          <w:color w:val="000000" w:themeColor="text1"/>
          <w:lang w:val="es-ES" w:eastAsia="es-ES"/>
        </w:rPr>
        <w:t>codigoEntidad</w:t>
      </w:r>
    </w:p>
    <w:p w14:paraId="488CBBBB" w14:textId="77777777" w:rsidR="00BC22A4" w:rsidRDefault="00BC22A4" w:rsidP="00BC22A4">
      <w:pPr>
        <w:keepNext/>
        <w:keepLines/>
        <w:spacing w:before="200" w:after="0"/>
        <w:outlineLvl w:val="1"/>
        <w:rPr>
          <w:rFonts w:eastAsia="Times New Roman" w:cstheme="majorBidi"/>
          <w:b/>
          <w:bCs/>
          <w:color w:val="000000" w:themeColor="text1"/>
          <w:lang w:val="es-ES" w:eastAsia="es-ES"/>
        </w:rPr>
      </w:pPr>
      <w:r>
        <w:rPr>
          <w:rFonts w:eastAsia="Times New Roman" w:cstheme="majorBidi"/>
          <w:b/>
          <w:bCs/>
          <w:color w:val="000000" w:themeColor="text1"/>
          <w:lang w:val="es-ES" w:eastAsia="es-ES"/>
        </w:rPr>
        <w:t>Otras devoluciones:</w:t>
      </w:r>
    </w:p>
    <w:p w14:paraId="5A0ADAAF" w14:textId="77777777" w:rsidR="00BC22A4" w:rsidRDefault="00BC22A4" w:rsidP="00BC22A4">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w:t>
      </w:r>
      <w:r>
        <w:rPr>
          <w:rFonts w:eastAsia="Times New Roman" w:cs="Arial"/>
          <w:color w:val="222222"/>
          <w:lang w:eastAsia="es-ES"/>
        </w:rPr>
        <w:t>8|</w:t>
      </w:r>
      <w:r w:rsidRPr="004877A4">
        <w:rPr>
          <w:rFonts w:eastAsia="Times New Roman" w:cs="Arial"/>
          <w:color w:val="222222"/>
          <w:lang w:eastAsia="es-ES"/>
        </w:rPr>
        <w:t>ErrorDeLogueo</w:t>
      </w:r>
    </w:p>
    <w:p w14:paraId="6D745F09" w14:textId="77777777" w:rsidR="00BC22A4" w:rsidRDefault="00BC22A4" w:rsidP="00BC22A4">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w:t>
      </w:r>
      <w:r>
        <w:rPr>
          <w:rFonts w:eastAsia="Times New Roman" w:cs="Arial"/>
          <w:color w:val="222222"/>
          <w:lang w:eastAsia="es-ES"/>
        </w:rPr>
        <w:t>9|Excepción</w:t>
      </w:r>
    </w:p>
    <w:p w14:paraId="246ED8F4" w14:textId="77777777" w:rsidR="00BC22A4" w:rsidRPr="004877A4" w:rsidRDefault="00BC22A4" w:rsidP="00BC22A4">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-1|No</w:t>
      </w:r>
      <w:r>
        <w:rPr>
          <w:rFonts w:eastAsia="Times New Roman" w:cs="Arial"/>
          <w:color w:val="222222"/>
          <w:lang w:eastAsia="es-ES"/>
        </w:rPr>
        <w:t xml:space="preserve"> e</w:t>
      </w:r>
      <w:r w:rsidRPr="004877A4">
        <w:rPr>
          <w:rFonts w:eastAsia="Times New Roman" w:cs="Arial"/>
          <w:color w:val="222222"/>
          <w:lang w:eastAsia="es-ES"/>
        </w:rPr>
        <w:t>xisten</w:t>
      </w:r>
      <w:r>
        <w:rPr>
          <w:rFonts w:eastAsia="Times New Roman" w:cs="Arial"/>
          <w:color w:val="222222"/>
          <w:lang w:eastAsia="es-ES"/>
        </w:rPr>
        <w:t xml:space="preserve"> líneas para el código de cuando llega</w:t>
      </w:r>
    </w:p>
    <w:p w14:paraId="4B85C5B5" w14:textId="77777777" w:rsidR="00BC22A4" w:rsidRPr="00915696" w:rsidRDefault="00BC22A4" w:rsidP="004C0798">
      <w:pPr>
        <w:keepNext/>
        <w:keepLines/>
        <w:spacing w:before="200" w:after="0"/>
        <w:outlineLvl w:val="2"/>
        <w:rPr>
          <w:color w:val="000000" w:themeColor="text1"/>
          <w:lang w:val="es-ES" w:eastAsia="es-ES"/>
        </w:rPr>
      </w:pPr>
    </w:p>
    <w:p w14:paraId="65FE8C04" w14:textId="77777777" w:rsidR="00BE38C2" w:rsidRPr="00061C93" w:rsidRDefault="004C0798" w:rsidP="00061C93">
      <w:pPr>
        <w:pStyle w:val="Prrafodelista"/>
        <w:keepNext/>
        <w:keepLines/>
        <w:numPr>
          <w:ilvl w:val="0"/>
          <w:numId w:val="22"/>
        </w:numPr>
        <w:spacing w:before="200" w:after="0"/>
        <w:outlineLvl w:val="1"/>
        <w:rPr>
          <w:rFonts w:ascii="Verdana" w:eastAsia="Times New Roman" w:hAnsi="Verdana" w:cstheme="majorBidi"/>
          <w:b/>
          <w:bCs/>
          <w:color w:val="548DD4" w:themeColor="text2" w:themeTint="99"/>
          <w:sz w:val="24"/>
          <w:szCs w:val="24"/>
          <w:lang w:val="es-ES" w:eastAsia="es-ES"/>
        </w:rPr>
      </w:pPr>
      <w:hyperlink r:id="rId16" w:history="1">
        <w:r w:rsidRPr="00061C93">
          <w:rPr>
            <w:rStyle w:val="Hipervnculo"/>
            <w:rFonts w:ascii="Verdana" w:hAnsi="Verdana"/>
            <w:b/>
            <w:color w:val="548DD4" w:themeColor="text2" w:themeTint="99"/>
            <w:sz w:val="24"/>
            <w:szCs w:val="24"/>
            <w:u w:val="none"/>
          </w:rPr>
          <w:t>RecuperarLineasPorCodigoEmpresa</w:t>
        </w:r>
      </w:hyperlink>
    </w:p>
    <w:p w14:paraId="714E586E" w14:textId="77777777" w:rsidR="00BE38C2" w:rsidRPr="00915696" w:rsidRDefault="00BE38C2" w:rsidP="00BE38C2">
      <w:pPr>
        <w:rPr>
          <w:color w:val="000000" w:themeColor="text1"/>
          <w:lang w:val="es-ES" w:eastAsia="es-ES"/>
        </w:rPr>
      </w:pPr>
      <w:r w:rsidRPr="00915696">
        <w:rPr>
          <w:rFonts w:eastAsia="Times New Roman" w:cstheme="majorBidi"/>
          <w:b/>
          <w:bCs/>
          <w:i/>
          <w:color w:val="000000" w:themeColor="text1"/>
          <w:lang w:val="es-ES" w:eastAsia="es-ES"/>
        </w:rPr>
        <w:t>Detalle</w:t>
      </w:r>
      <w:r w:rsidRPr="00915696">
        <w:rPr>
          <w:rFonts w:eastAsia="Times New Roman" w:cstheme="majorBidi"/>
          <w:b/>
          <w:bCs/>
          <w:color w:val="000000" w:themeColor="text1"/>
          <w:lang w:val="es-ES" w:eastAsia="es-ES"/>
        </w:rPr>
        <w:t>:</w:t>
      </w:r>
      <w:r w:rsidRPr="00915696">
        <w:rPr>
          <w:rFonts w:eastAsia="Times New Roman" w:cs="Arial"/>
          <w:color w:val="000000" w:themeColor="text1"/>
          <w:lang w:val="es-ES" w:eastAsia="es-ES"/>
        </w:rPr>
        <w:t xml:space="preserve"> </w:t>
      </w:r>
      <w:r w:rsidRPr="00915696">
        <w:rPr>
          <w:color w:val="000000" w:themeColor="text1"/>
          <w:lang w:val="es-ES" w:eastAsia="es-ES"/>
        </w:rPr>
        <w:t>Recupera tod</w:t>
      </w:r>
      <w:r w:rsidR="004C0798">
        <w:rPr>
          <w:color w:val="000000" w:themeColor="text1"/>
          <w:lang w:val="es-ES" w:eastAsia="es-ES"/>
        </w:rPr>
        <w:t>as las líneas para la empresa que recibe como parámetro.</w:t>
      </w:r>
    </w:p>
    <w:p w14:paraId="65A37223" w14:textId="77777777" w:rsidR="00953AC8" w:rsidRPr="00915696" w:rsidRDefault="00953AC8" w:rsidP="00953AC8">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recibe:</w:t>
      </w:r>
    </w:p>
    <w:tbl>
      <w:tblPr>
        <w:tblStyle w:val="Tablaconcuadrcula"/>
        <w:tblW w:w="0" w:type="auto"/>
        <w:jc w:val="center"/>
        <w:tblLook w:val="04A0" w:firstRow="1" w:lastRow="0" w:firstColumn="1" w:lastColumn="0" w:noHBand="0" w:noVBand="1"/>
      </w:tblPr>
      <w:tblGrid>
        <w:gridCol w:w="3628"/>
        <w:gridCol w:w="1381"/>
        <w:gridCol w:w="1963"/>
      </w:tblGrid>
      <w:tr w:rsidR="008D5D3C" w:rsidRPr="00915696" w14:paraId="35CC5406" w14:textId="77777777" w:rsidTr="004B492D">
        <w:trPr>
          <w:jc w:val="center"/>
        </w:trPr>
        <w:tc>
          <w:tcPr>
            <w:tcW w:w="3628" w:type="dxa"/>
          </w:tcPr>
          <w:p w14:paraId="4A5EA46C" w14:textId="77777777" w:rsidR="008D5D3C" w:rsidRPr="00915696" w:rsidRDefault="008D5D3C" w:rsidP="004C0798">
            <w:pPr>
              <w:jc w:val="center"/>
              <w:rPr>
                <w:b/>
                <w:color w:val="000000" w:themeColor="text1"/>
                <w:lang w:eastAsia="es-ES"/>
              </w:rPr>
            </w:pPr>
            <w:r w:rsidRPr="00915696">
              <w:rPr>
                <w:b/>
                <w:color w:val="000000" w:themeColor="text1"/>
                <w:lang w:eastAsia="es-ES"/>
              </w:rPr>
              <w:t>Nombre parámetro</w:t>
            </w:r>
          </w:p>
        </w:tc>
        <w:tc>
          <w:tcPr>
            <w:tcW w:w="1381" w:type="dxa"/>
          </w:tcPr>
          <w:p w14:paraId="2BD698CE" w14:textId="77777777" w:rsidR="008D5D3C" w:rsidRPr="00915696" w:rsidRDefault="008D5D3C" w:rsidP="004C0798">
            <w:pPr>
              <w:jc w:val="center"/>
              <w:rPr>
                <w:b/>
                <w:color w:val="000000" w:themeColor="text1"/>
                <w:lang w:eastAsia="es-ES"/>
              </w:rPr>
            </w:pPr>
            <w:r w:rsidRPr="00915696">
              <w:rPr>
                <w:b/>
                <w:color w:val="000000" w:themeColor="text1"/>
                <w:lang w:eastAsia="es-ES"/>
              </w:rPr>
              <w:t>Tipo parámetro</w:t>
            </w:r>
          </w:p>
        </w:tc>
        <w:tc>
          <w:tcPr>
            <w:tcW w:w="1963" w:type="dxa"/>
          </w:tcPr>
          <w:p w14:paraId="62B0DAF2" w14:textId="77777777" w:rsidR="008D5D3C" w:rsidRPr="00915696" w:rsidRDefault="008D5D3C" w:rsidP="004C0798">
            <w:pPr>
              <w:jc w:val="center"/>
              <w:rPr>
                <w:b/>
                <w:color w:val="000000" w:themeColor="text1"/>
                <w:lang w:eastAsia="es-ES"/>
              </w:rPr>
            </w:pPr>
            <w:r w:rsidRPr="00915696">
              <w:rPr>
                <w:b/>
                <w:color w:val="000000" w:themeColor="text1"/>
                <w:lang w:eastAsia="es-ES"/>
              </w:rPr>
              <w:t>Descripción</w:t>
            </w:r>
          </w:p>
        </w:tc>
      </w:tr>
      <w:tr w:rsidR="008D5D3C" w:rsidRPr="00915696" w14:paraId="2AA8064C" w14:textId="77777777" w:rsidTr="004B492D">
        <w:trPr>
          <w:jc w:val="center"/>
        </w:trPr>
        <w:tc>
          <w:tcPr>
            <w:tcW w:w="3628" w:type="dxa"/>
          </w:tcPr>
          <w:p w14:paraId="7AC04969" w14:textId="77777777" w:rsidR="008D5D3C" w:rsidRPr="00915696" w:rsidRDefault="008D5D3C" w:rsidP="0032324B">
            <w:pPr>
              <w:rPr>
                <w:color w:val="000000" w:themeColor="text1"/>
                <w:lang w:eastAsia="es-ES"/>
              </w:rPr>
            </w:pPr>
            <w:r w:rsidRPr="00915696">
              <w:rPr>
                <w:color w:val="000000" w:themeColor="text1"/>
                <w:lang w:eastAsia="es-ES"/>
              </w:rPr>
              <w:t>usuario</w:t>
            </w:r>
          </w:p>
        </w:tc>
        <w:tc>
          <w:tcPr>
            <w:tcW w:w="1381" w:type="dxa"/>
          </w:tcPr>
          <w:p w14:paraId="3DCD3C2D" w14:textId="77777777" w:rsidR="008D5D3C" w:rsidRPr="00915696" w:rsidRDefault="008D5D3C" w:rsidP="0032324B">
            <w:pPr>
              <w:rPr>
                <w:color w:val="000000" w:themeColor="text1"/>
                <w:lang w:eastAsia="es-ES"/>
              </w:rPr>
            </w:pPr>
            <w:r w:rsidRPr="00915696">
              <w:rPr>
                <w:color w:val="000000" w:themeColor="text1"/>
                <w:lang w:eastAsia="es-ES"/>
              </w:rPr>
              <w:t>string</w:t>
            </w:r>
          </w:p>
        </w:tc>
        <w:tc>
          <w:tcPr>
            <w:tcW w:w="1963" w:type="dxa"/>
          </w:tcPr>
          <w:p w14:paraId="058A6DEE" w14:textId="77777777" w:rsidR="008D5D3C" w:rsidRPr="00915696" w:rsidRDefault="008D5D3C" w:rsidP="0032324B">
            <w:pPr>
              <w:rPr>
                <w:color w:val="000000" w:themeColor="text1"/>
                <w:lang w:eastAsia="es-ES"/>
              </w:rPr>
            </w:pPr>
            <w:r w:rsidRPr="00915696">
              <w:rPr>
                <w:color w:val="000000" w:themeColor="text1"/>
                <w:lang w:eastAsia="es-ES"/>
              </w:rPr>
              <w:t>Usuario de seguridad</w:t>
            </w:r>
          </w:p>
        </w:tc>
      </w:tr>
      <w:tr w:rsidR="008D5D3C" w:rsidRPr="00915696" w14:paraId="2C9BEF48" w14:textId="77777777" w:rsidTr="004B492D">
        <w:trPr>
          <w:jc w:val="center"/>
        </w:trPr>
        <w:tc>
          <w:tcPr>
            <w:tcW w:w="3628" w:type="dxa"/>
          </w:tcPr>
          <w:p w14:paraId="0B066C5A" w14:textId="77777777" w:rsidR="008D5D3C" w:rsidRPr="00915696" w:rsidRDefault="008D5D3C" w:rsidP="0032324B">
            <w:pPr>
              <w:rPr>
                <w:color w:val="000000" w:themeColor="text1"/>
                <w:lang w:eastAsia="es-ES"/>
              </w:rPr>
            </w:pPr>
            <w:r w:rsidRPr="00915696">
              <w:rPr>
                <w:color w:val="000000" w:themeColor="text1"/>
                <w:lang w:eastAsia="es-ES"/>
              </w:rPr>
              <w:t>clave</w:t>
            </w:r>
          </w:p>
        </w:tc>
        <w:tc>
          <w:tcPr>
            <w:tcW w:w="1381" w:type="dxa"/>
          </w:tcPr>
          <w:p w14:paraId="10776AE7" w14:textId="77777777" w:rsidR="008D5D3C" w:rsidRPr="00915696" w:rsidRDefault="008D5D3C" w:rsidP="0032324B">
            <w:pPr>
              <w:rPr>
                <w:color w:val="000000" w:themeColor="text1"/>
                <w:lang w:eastAsia="es-ES"/>
              </w:rPr>
            </w:pPr>
            <w:r w:rsidRPr="00915696">
              <w:rPr>
                <w:color w:val="000000" w:themeColor="text1"/>
                <w:lang w:eastAsia="es-ES"/>
              </w:rPr>
              <w:t>string</w:t>
            </w:r>
          </w:p>
        </w:tc>
        <w:tc>
          <w:tcPr>
            <w:tcW w:w="1963" w:type="dxa"/>
          </w:tcPr>
          <w:p w14:paraId="504CC7DB" w14:textId="77777777" w:rsidR="008D5D3C" w:rsidRPr="00915696" w:rsidRDefault="008D5D3C" w:rsidP="0032324B">
            <w:pPr>
              <w:rPr>
                <w:color w:val="000000" w:themeColor="text1"/>
                <w:lang w:eastAsia="es-ES"/>
              </w:rPr>
            </w:pPr>
            <w:r w:rsidRPr="00915696">
              <w:rPr>
                <w:color w:val="000000" w:themeColor="text1"/>
                <w:lang w:eastAsia="es-ES"/>
              </w:rPr>
              <w:t>Clave de seguridad</w:t>
            </w:r>
          </w:p>
        </w:tc>
      </w:tr>
      <w:tr w:rsidR="008D5D3C" w:rsidRPr="00915696" w14:paraId="65DB95EA" w14:textId="77777777" w:rsidTr="004B492D">
        <w:trPr>
          <w:jc w:val="center"/>
        </w:trPr>
        <w:tc>
          <w:tcPr>
            <w:tcW w:w="3628" w:type="dxa"/>
          </w:tcPr>
          <w:p w14:paraId="75376502" w14:textId="77777777" w:rsidR="008D5D3C" w:rsidRPr="00915696" w:rsidRDefault="008D5D3C" w:rsidP="0032324B">
            <w:pPr>
              <w:rPr>
                <w:color w:val="000000" w:themeColor="text1"/>
                <w:lang w:eastAsia="es-ES"/>
              </w:rPr>
            </w:pPr>
            <w:r w:rsidRPr="00915696">
              <w:rPr>
                <w:color w:val="000000" w:themeColor="text1"/>
                <w:lang w:eastAsia="es-ES"/>
              </w:rPr>
              <w:t>codigoEmpresa</w:t>
            </w:r>
          </w:p>
        </w:tc>
        <w:tc>
          <w:tcPr>
            <w:tcW w:w="1381" w:type="dxa"/>
          </w:tcPr>
          <w:p w14:paraId="692B0558" w14:textId="77777777" w:rsidR="008D5D3C" w:rsidRPr="00915696" w:rsidRDefault="008D5D3C" w:rsidP="0032324B">
            <w:pPr>
              <w:rPr>
                <w:color w:val="000000" w:themeColor="text1"/>
                <w:lang w:eastAsia="es-ES"/>
              </w:rPr>
            </w:pPr>
            <w:r w:rsidRPr="00915696">
              <w:rPr>
                <w:color w:val="000000" w:themeColor="text1"/>
                <w:lang w:eastAsia="es-ES"/>
              </w:rPr>
              <w:t>int</w:t>
            </w:r>
          </w:p>
        </w:tc>
        <w:tc>
          <w:tcPr>
            <w:tcW w:w="1963" w:type="dxa"/>
          </w:tcPr>
          <w:p w14:paraId="3278F855" w14:textId="77777777" w:rsidR="008D5D3C" w:rsidRPr="00915696" w:rsidRDefault="008D5D3C" w:rsidP="0032324B">
            <w:pPr>
              <w:rPr>
                <w:color w:val="000000" w:themeColor="text1"/>
                <w:lang w:eastAsia="es-ES"/>
              </w:rPr>
            </w:pPr>
            <w:r w:rsidRPr="00915696">
              <w:rPr>
                <w:color w:val="000000" w:themeColor="text1"/>
                <w:lang w:eastAsia="es-ES"/>
              </w:rPr>
              <w:t>Código de la empresa</w:t>
            </w:r>
          </w:p>
        </w:tc>
      </w:tr>
      <w:tr w:rsidR="004C0798" w:rsidRPr="00915696" w14:paraId="0D0383C8" w14:textId="77777777" w:rsidTr="004B492D">
        <w:trPr>
          <w:jc w:val="center"/>
        </w:trPr>
        <w:tc>
          <w:tcPr>
            <w:tcW w:w="3628" w:type="dxa"/>
          </w:tcPr>
          <w:p w14:paraId="34132553" w14:textId="77777777" w:rsidR="004C0798" w:rsidRPr="00915696" w:rsidRDefault="004C0798" w:rsidP="00F21DCD">
            <w:pPr>
              <w:rPr>
                <w:rFonts w:eastAsia="Times New Roman" w:cs="Arial"/>
                <w:color w:val="000000" w:themeColor="text1"/>
                <w:lang w:eastAsia="es-ES"/>
              </w:rPr>
            </w:pPr>
            <w:r w:rsidRPr="00AD63E8">
              <w:rPr>
                <w:rFonts w:eastAsia="Times New Roman" w:cs="Arial"/>
                <w:color w:val="000000" w:themeColor="text1"/>
                <w:lang w:eastAsia="es-ES"/>
              </w:rPr>
              <w:t>isSubLinea</w:t>
            </w:r>
          </w:p>
        </w:tc>
        <w:tc>
          <w:tcPr>
            <w:tcW w:w="1381" w:type="dxa"/>
          </w:tcPr>
          <w:p w14:paraId="5D8BA988" w14:textId="77777777" w:rsidR="004C0798" w:rsidRPr="00915696" w:rsidRDefault="004C0798" w:rsidP="00F21DCD">
            <w:pPr>
              <w:rPr>
                <w:rFonts w:eastAsia="Times New Roman" w:cs="Arial"/>
                <w:color w:val="000000" w:themeColor="text1"/>
                <w:lang w:eastAsia="es-ES"/>
              </w:rPr>
            </w:pPr>
            <w:r>
              <w:rPr>
                <w:rFonts w:eastAsia="Times New Roman" w:cs="Arial"/>
                <w:color w:val="000000" w:themeColor="text1"/>
                <w:lang w:eastAsia="es-ES"/>
              </w:rPr>
              <w:t>boolean</w:t>
            </w:r>
          </w:p>
        </w:tc>
        <w:tc>
          <w:tcPr>
            <w:tcW w:w="1963" w:type="dxa"/>
          </w:tcPr>
          <w:p w14:paraId="51F3B214" w14:textId="77777777" w:rsidR="004C0798" w:rsidRPr="00915696" w:rsidRDefault="004C0798" w:rsidP="00F21DCD">
            <w:pPr>
              <w:rPr>
                <w:rFonts w:eastAsia="Times New Roman" w:cs="Arial"/>
                <w:color w:val="000000" w:themeColor="text1"/>
                <w:lang w:eastAsia="es-ES"/>
              </w:rPr>
            </w:pPr>
            <w:r w:rsidRPr="00AD63E8">
              <w:rPr>
                <w:rFonts w:eastAsia="Times New Roman" w:cs="Arial"/>
                <w:color w:val="000000" w:themeColor="text1"/>
                <w:lang w:eastAsia="es-ES"/>
              </w:rPr>
              <w:t>Setear este valor en 1 si es subLinea</w:t>
            </w:r>
            <w:r>
              <w:rPr>
                <w:rFonts w:eastAsia="Times New Roman" w:cs="Arial"/>
                <w:color w:val="000000" w:themeColor="text1"/>
                <w:lang w:eastAsia="es-ES"/>
              </w:rPr>
              <w:t>, de lo contrario en 0.</w:t>
            </w:r>
          </w:p>
        </w:tc>
      </w:tr>
    </w:tbl>
    <w:p w14:paraId="5AE35351" w14:textId="77777777" w:rsidR="00953AC8" w:rsidRDefault="00953AC8" w:rsidP="00953AC8">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devuelve:</w:t>
      </w:r>
      <w:r w:rsidR="004C0798">
        <w:rPr>
          <w:rFonts w:eastAsia="Times New Roman" w:cstheme="majorBidi"/>
          <w:b/>
          <w:bCs/>
          <w:i/>
          <w:color w:val="000000" w:themeColor="text1"/>
          <w:lang w:val="es-ES" w:eastAsia="es-ES"/>
        </w:rPr>
        <w:t xml:space="preserve"> string</w:t>
      </w:r>
    </w:p>
    <w:p w14:paraId="5E002516" w14:textId="77777777" w:rsidR="00BC22A4" w:rsidRPr="00BC22A4" w:rsidRDefault="00BC22A4" w:rsidP="00BC22A4">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codigoEstado</w:t>
      </w:r>
    </w:p>
    <w:p w14:paraId="469BB4F4" w14:textId="77777777" w:rsidR="00BC22A4" w:rsidRPr="00BC22A4" w:rsidRDefault="00BC22A4" w:rsidP="00BC22A4">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mensajeEstado</w:t>
      </w:r>
    </w:p>
    <w:p w14:paraId="5E79C70F" w14:textId="77777777" w:rsidR="00BC22A4" w:rsidRPr="00BC22A4" w:rsidRDefault="00BC22A4" w:rsidP="00BC22A4">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Array ‘</w:t>
      </w:r>
      <w:r>
        <w:rPr>
          <w:rFonts w:eastAsia="Times New Roman" w:cstheme="majorBidi"/>
          <w:bCs/>
          <w:color w:val="000000" w:themeColor="text1"/>
          <w:lang w:val="es-ES" w:eastAsia="es-ES"/>
        </w:rPr>
        <w:t>Líneas’</w:t>
      </w:r>
      <w:r w:rsidRPr="00BC22A4">
        <w:rPr>
          <w:rFonts w:eastAsia="Times New Roman" w:cstheme="majorBidi"/>
          <w:bCs/>
          <w:color w:val="000000" w:themeColor="text1"/>
          <w:lang w:val="es-ES" w:eastAsia="es-ES"/>
        </w:rPr>
        <w:t>:</w:t>
      </w:r>
    </w:p>
    <w:p w14:paraId="00D6832A" w14:textId="77777777" w:rsidR="00BC22A4" w:rsidRPr="00BC22A4" w:rsidRDefault="00BC22A4" w:rsidP="00BC22A4">
      <w:pPr>
        <w:pStyle w:val="Prrafodelista"/>
        <w:keepNext/>
        <w:keepLines/>
        <w:numPr>
          <w:ilvl w:val="1"/>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codigo</w:t>
      </w:r>
      <w:r>
        <w:rPr>
          <w:rFonts w:eastAsia="Times New Roman" w:cstheme="majorBidi"/>
          <w:bCs/>
          <w:color w:val="000000" w:themeColor="text1"/>
          <w:lang w:val="es-ES" w:eastAsia="es-ES"/>
        </w:rPr>
        <w:t>LineaParada</w:t>
      </w:r>
    </w:p>
    <w:p w14:paraId="40728746" w14:textId="77777777" w:rsidR="00BC22A4" w:rsidRDefault="00BC22A4" w:rsidP="00BC22A4">
      <w:pPr>
        <w:pStyle w:val="Prrafodelista"/>
        <w:keepNext/>
        <w:keepLines/>
        <w:numPr>
          <w:ilvl w:val="1"/>
          <w:numId w:val="14"/>
        </w:numPr>
        <w:spacing w:before="200" w:after="0"/>
        <w:outlineLvl w:val="1"/>
        <w:rPr>
          <w:rFonts w:eastAsia="Times New Roman" w:cstheme="majorBidi"/>
          <w:bCs/>
          <w:color w:val="000000" w:themeColor="text1"/>
          <w:lang w:val="es-ES" w:eastAsia="es-ES"/>
        </w:rPr>
      </w:pPr>
      <w:r>
        <w:rPr>
          <w:rFonts w:eastAsia="Times New Roman" w:cstheme="majorBidi"/>
          <w:bCs/>
          <w:color w:val="000000" w:themeColor="text1"/>
          <w:lang w:val="es-ES" w:eastAsia="es-ES"/>
        </w:rPr>
        <w:t>descripción</w:t>
      </w:r>
    </w:p>
    <w:p w14:paraId="04BC57EF" w14:textId="77777777" w:rsidR="00BC22A4" w:rsidRPr="00BC22A4" w:rsidRDefault="00BC22A4" w:rsidP="00BC22A4">
      <w:pPr>
        <w:pStyle w:val="Prrafodelista"/>
        <w:keepNext/>
        <w:keepLines/>
        <w:numPr>
          <w:ilvl w:val="1"/>
          <w:numId w:val="14"/>
        </w:numPr>
        <w:spacing w:before="200" w:after="0"/>
        <w:outlineLvl w:val="1"/>
        <w:rPr>
          <w:rFonts w:eastAsia="Times New Roman" w:cstheme="majorBidi"/>
          <w:bCs/>
          <w:color w:val="000000" w:themeColor="text1"/>
          <w:lang w:val="es-ES" w:eastAsia="es-ES"/>
        </w:rPr>
      </w:pPr>
      <w:r>
        <w:rPr>
          <w:rFonts w:eastAsia="Times New Roman" w:cstheme="majorBidi"/>
          <w:bCs/>
          <w:color w:val="000000" w:themeColor="text1"/>
          <w:lang w:val="es-ES" w:eastAsia="es-ES"/>
        </w:rPr>
        <w:t>codigoEntidad</w:t>
      </w:r>
    </w:p>
    <w:p w14:paraId="4886200D" w14:textId="77777777" w:rsidR="00BC22A4" w:rsidRDefault="00BC22A4" w:rsidP="00BC22A4">
      <w:pPr>
        <w:keepNext/>
        <w:keepLines/>
        <w:spacing w:before="200" w:after="0"/>
        <w:outlineLvl w:val="1"/>
        <w:rPr>
          <w:rFonts w:eastAsia="Times New Roman" w:cstheme="majorBidi"/>
          <w:b/>
          <w:bCs/>
          <w:color w:val="000000" w:themeColor="text1"/>
          <w:lang w:val="es-ES" w:eastAsia="es-ES"/>
        </w:rPr>
      </w:pPr>
      <w:r>
        <w:rPr>
          <w:rFonts w:eastAsia="Times New Roman" w:cstheme="majorBidi"/>
          <w:b/>
          <w:bCs/>
          <w:color w:val="000000" w:themeColor="text1"/>
          <w:lang w:val="es-ES" w:eastAsia="es-ES"/>
        </w:rPr>
        <w:t>Otras devoluciones:</w:t>
      </w:r>
    </w:p>
    <w:p w14:paraId="5C885D5A" w14:textId="77777777" w:rsidR="00BC22A4" w:rsidRDefault="00BC22A4" w:rsidP="00BC22A4">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w:t>
      </w:r>
      <w:r>
        <w:rPr>
          <w:rFonts w:eastAsia="Times New Roman" w:cs="Arial"/>
          <w:color w:val="222222"/>
          <w:lang w:eastAsia="es-ES"/>
        </w:rPr>
        <w:t>8|</w:t>
      </w:r>
      <w:r w:rsidRPr="004877A4">
        <w:rPr>
          <w:rFonts w:eastAsia="Times New Roman" w:cs="Arial"/>
          <w:color w:val="222222"/>
          <w:lang w:eastAsia="es-ES"/>
        </w:rPr>
        <w:t>ErrorDeLogueo</w:t>
      </w:r>
    </w:p>
    <w:p w14:paraId="76721C3C" w14:textId="77777777" w:rsidR="00BC22A4" w:rsidRDefault="00BC22A4" w:rsidP="00BC22A4">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w:t>
      </w:r>
      <w:r>
        <w:rPr>
          <w:rFonts w:eastAsia="Times New Roman" w:cs="Arial"/>
          <w:color w:val="222222"/>
          <w:lang w:eastAsia="es-ES"/>
        </w:rPr>
        <w:t>9|Excepción</w:t>
      </w:r>
    </w:p>
    <w:p w14:paraId="12B22223" w14:textId="77777777" w:rsidR="00BC22A4" w:rsidRPr="004877A4" w:rsidRDefault="00BC22A4" w:rsidP="00BC22A4">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-1|No</w:t>
      </w:r>
      <w:r>
        <w:rPr>
          <w:rFonts w:eastAsia="Times New Roman" w:cs="Arial"/>
          <w:color w:val="222222"/>
          <w:lang w:eastAsia="es-ES"/>
        </w:rPr>
        <w:t xml:space="preserve"> e</w:t>
      </w:r>
      <w:r w:rsidRPr="004877A4">
        <w:rPr>
          <w:rFonts w:eastAsia="Times New Roman" w:cs="Arial"/>
          <w:color w:val="222222"/>
          <w:lang w:eastAsia="es-ES"/>
        </w:rPr>
        <w:t>xisten</w:t>
      </w:r>
      <w:r>
        <w:rPr>
          <w:rFonts w:eastAsia="Times New Roman" w:cs="Arial"/>
          <w:color w:val="222222"/>
          <w:lang w:eastAsia="es-ES"/>
        </w:rPr>
        <w:t xml:space="preserve"> líneas para el código de cuando llega</w:t>
      </w:r>
    </w:p>
    <w:p w14:paraId="56D44140" w14:textId="77777777" w:rsidR="004C0798" w:rsidRPr="00915696" w:rsidRDefault="004C0798" w:rsidP="00953AC8">
      <w:pPr>
        <w:keepNext/>
        <w:keepLines/>
        <w:spacing w:before="200" w:after="0"/>
        <w:outlineLvl w:val="2"/>
        <w:rPr>
          <w:rFonts w:eastAsia="Times New Roman" w:cstheme="majorBidi"/>
          <w:b/>
          <w:bCs/>
          <w:i/>
          <w:color w:val="000000" w:themeColor="text1"/>
          <w:lang w:val="es-ES" w:eastAsia="es-ES"/>
        </w:rPr>
      </w:pPr>
    </w:p>
    <w:p w14:paraId="27D8185B" w14:textId="77777777" w:rsidR="002F33B1" w:rsidRPr="00061C93" w:rsidRDefault="004C0798" w:rsidP="00061C93">
      <w:pPr>
        <w:pStyle w:val="Prrafodelista"/>
        <w:keepNext/>
        <w:keepLines/>
        <w:numPr>
          <w:ilvl w:val="0"/>
          <w:numId w:val="22"/>
        </w:numPr>
        <w:spacing w:before="200" w:after="0"/>
        <w:outlineLvl w:val="1"/>
        <w:rPr>
          <w:rFonts w:ascii="Verdana" w:eastAsia="Times New Roman" w:hAnsi="Verdana" w:cstheme="majorBidi"/>
          <w:b/>
          <w:bCs/>
          <w:color w:val="548DD4" w:themeColor="text2" w:themeTint="99"/>
          <w:sz w:val="24"/>
          <w:szCs w:val="24"/>
          <w:lang w:val="es-ES" w:eastAsia="es-ES"/>
        </w:rPr>
      </w:pPr>
      <w:hyperlink r:id="rId17" w:history="1">
        <w:r w:rsidRPr="00061C93">
          <w:rPr>
            <w:rStyle w:val="Hipervnculo"/>
            <w:rFonts w:ascii="Verdana" w:hAnsi="Verdana"/>
            <w:b/>
            <w:color w:val="548DD4" w:themeColor="text2" w:themeTint="99"/>
            <w:sz w:val="24"/>
            <w:szCs w:val="24"/>
            <w:u w:val="none"/>
          </w:rPr>
          <w:t>RecuperarMensajes</w:t>
        </w:r>
      </w:hyperlink>
    </w:p>
    <w:p w14:paraId="282B2850" w14:textId="77777777" w:rsidR="002F33B1" w:rsidRPr="00915696" w:rsidRDefault="002F33B1" w:rsidP="002F33B1">
      <w:pPr>
        <w:rPr>
          <w:color w:val="000000" w:themeColor="text1"/>
          <w:lang w:val="es-ES" w:eastAsia="es-ES"/>
        </w:rPr>
      </w:pPr>
      <w:r w:rsidRPr="00915696">
        <w:rPr>
          <w:rFonts w:eastAsia="Times New Roman" w:cstheme="majorBidi"/>
          <w:b/>
          <w:bCs/>
          <w:i/>
          <w:color w:val="000000" w:themeColor="text1"/>
          <w:lang w:val="es-ES" w:eastAsia="es-ES"/>
        </w:rPr>
        <w:t>Detalle</w:t>
      </w:r>
      <w:r w:rsidRPr="00915696">
        <w:rPr>
          <w:rFonts w:eastAsia="Times New Roman" w:cstheme="majorBidi"/>
          <w:b/>
          <w:bCs/>
          <w:color w:val="000000" w:themeColor="text1"/>
          <w:lang w:val="es-ES" w:eastAsia="es-ES"/>
        </w:rPr>
        <w:t>:</w:t>
      </w:r>
      <w:r w:rsidRPr="00915696">
        <w:rPr>
          <w:rFonts w:eastAsia="Times New Roman" w:cs="Arial"/>
          <w:color w:val="000000" w:themeColor="text1"/>
          <w:lang w:val="es-ES" w:eastAsia="es-ES"/>
        </w:rPr>
        <w:t xml:space="preserve"> </w:t>
      </w:r>
      <w:r w:rsidRPr="00915696">
        <w:rPr>
          <w:color w:val="000000" w:themeColor="text1"/>
          <w:lang w:val="es-ES" w:eastAsia="es-ES"/>
        </w:rPr>
        <w:t xml:space="preserve">Recupera </w:t>
      </w:r>
      <w:r w:rsidR="000946F8">
        <w:rPr>
          <w:color w:val="000000" w:themeColor="text1"/>
          <w:lang w:val="es-ES" w:eastAsia="es-ES"/>
        </w:rPr>
        <w:t>un mensaje para mostrar en la aplicación.</w:t>
      </w:r>
    </w:p>
    <w:p w14:paraId="1AB642F5" w14:textId="77777777" w:rsidR="002F33B1" w:rsidRPr="00915696" w:rsidRDefault="002F33B1" w:rsidP="002F33B1">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recibe:</w:t>
      </w:r>
    </w:p>
    <w:p w14:paraId="5D3365D4" w14:textId="77777777" w:rsidR="002F33B1" w:rsidRPr="00915696" w:rsidRDefault="002F33B1" w:rsidP="002F33B1">
      <w:pPr>
        <w:rPr>
          <w:color w:val="000000" w:themeColor="text1"/>
          <w:lang w:val="es-ES" w:eastAsia="es-ES"/>
        </w:rPr>
      </w:pPr>
      <w:r w:rsidRPr="00915696">
        <w:rPr>
          <w:color w:val="000000" w:themeColor="text1"/>
          <w:lang w:val="es-ES" w:eastAsia="es-ES"/>
        </w:rPr>
        <w:t xml:space="preserve"> </w:t>
      </w:r>
    </w:p>
    <w:tbl>
      <w:tblPr>
        <w:tblStyle w:val="Tablaconcuadrcula"/>
        <w:tblW w:w="0" w:type="auto"/>
        <w:jc w:val="center"/>
        <w:tblLook w:val="04A0" w:firstRow="1" w:lastRow="0" w:firstColumn="1" w:lastColumn="0" w:noHBand="0" w:noVBand="1"/>
      </w:tblPr>
      <w:tblGrid>
        <w:gridCol w:w="3628"/>
        <w:gridCol w:w="1381"/>
        <w:gridCol w:w="2470"/>
      </w:tblGrid>
      <w:tr w:rsidR="008D5D3C" w:rsidRPr="00915696" w14:paraId="30E5F8C2" w14:textId="77777777" w:rsidTr="004B492D">
        <w:trPr>
          <w:jc w:val="center"/>
        </w:trPr>
        <w:tc>
          <w:tcPr>
            <w:tcW w:w="3628" w:type="dxa"/>
          </w:tcPr>
          <w:p w14:paraId="17D65208" w14:textId="77777777" w:rsidR="008D5D3C" w:rsidRPr="00915696" w:rsidRDefault="008D5D3C" w:rsidP="00F8598E">
            <w:pPr>
              <w:rPr>
                <w:b/>
                <w:color w:val="000000" w:themeColor="text1"/>
                <w:lang w:eastAsia="es-ES"/>
              </w:rPr>
            </w:pPr>
            <w:r w:rsidRPr="00915696">
              <w:rPr>
                <w:b/>
                <w:color w:val="000000" w:themeColor="text1"/>
                <w:lang w:eastAsia="es-ES"/>
              </w:rPr>
              <w:t>Nombre parámetro</w:t>
            </w:r>
          </w:p>
        </w:tc>
        <w:tc>
          <w:tcPr>
            <w:tcW w:w="1381" w:type="dxa"/>
          </w:tcPr>
          <w:p w14:paraId="1415B27C" w14:textId="77777777" w:rsidR="008D5D3C" w:rsidRPr="00915696" w:rsidRDefault="008D5D3C" w:rsidP="00F8598E">
            <w:pPr>
              <w:rPr>
                <w:b/>
                <w:color w:val="000000" w:themeColor="text1"/>
                <w:lang w:eastAsia="es-ES"/>
              </w:rPr>
            </w:pPr>
            <w:r w:rsidRPr="00915696">
              <w:rPr>
                <w:b/>
                <w:color w:val="000000" w:themeColor="text1"/>
                <w:lang w:eastAsia="es-ES"/>
              </w:rPr>
              <w:t>Tipo parámetro</w:t>
            </w:r>
          </w:p>
        </w:tc>
        <w:tc>
          <w:tcPr>
            <w:tcW w:w="2470" w:type="dxa"/>
          </w:tcPr>
          <w:p w14:paraId="1F6CEDA8" w14:textId="77777777" w:rsidR="008D5D3C" w:rsidRPr="00915696" w:rsidRDefault="008D5D3C" w:rsidP="00F8598E">
            <w:pPr>
              <w:rPr>
                <w:b/>
                <w:color w:val="000000" w:themeColor="text1"/>
                <w:lang w:eastAsia="es-ES"/>
              </w:rPr>
            </w:pPr>
            <w:r w:rsidRPr="00915696">
              <w:rPr>
                <w:b/>
                <w:color w:val="000000" w:themeColor="text1"/>
                <w:lang w:eastAsia="es-ES"/>
              </w:rPr>
              <w:t>Descripción</w:t>
            </w:r>
          </w:p>
        </w:tc>
      </w:tr>
      <w:tr w:rsidR="008D5D3C" w:rsidRPr="00915696" w14:paraId="726FF19A" w14:textId="77777777" w:rsidTr="004B492D">
        <w:trPr>
          <w:jc w:val="center"/>
        </w:trPr>
        <w:tc>
          <w:tcPr>
            <w:tcW w:w="3628" w:type="dxa"/>
          </w:tcPr>
          <w:p w14:paraId="01850332" w14:textId="77777777" w:rsidR="008D5D3C" w:rsidRPr="00915696" w:rsidRDefault="008D5D3C" w:rsidP="00F8598E">
            <w:pPr>
              <w:rPr>
                <w:color w:val="000000" w:themeColor="text1"/>
                <w:lang w:eastAsia="es-ES"/>
              </w:rPr>
            </w:pPr>
            <w:r w:rsidRPr="00915696">
              <w:rPr>
                <w:color w:val="000000" w:themeColor="text1"/>
                <w:lang w:eastAsia="es-ES"/>
              </w:rPr>
              <w:t>usuario</w:t>
            </w:r>
          </w:p>
        </w:tc>
        <w:tc>
          <w:tcPr>
            <w:tcW w:w="1381" w:type="dxa"/>
          </w:tcPr>
          <w:p w14:paraId="66D84B09" w14:textId="77777777" w:rsidR="008D5D3C" w:rsidRPr="00915696" w:rsidRDefault="008D5D3C" w:rsidP="00F8598E">
            <w:pPr>
              <w:rPr>
                <w:color w:val="000000" w:themeColor="text1"/>
                <w:lang w:eastAsia="es-ES"/>
              </w:rPr>
            </w:pPr>
            <w:r w:rsidRPr="00915696">
              <w:rPr>
                <w:color w:val="000000" w:themeColor="text1"/>
                <w:lang w:eastAsia="es-ES"/>
              </w:rPr>
              <w:t>string</w:t>
            </w:r>
          </w:p>
        </w:tc>
        <w:tc>
          <w:tcPr>
            <w:tcW w:w="2470" w:type="dxa"/>
          </w:tcPr>
          <w:p w14:paraId="12C3891E" w14:textId="77777777" w:rsidR="008D5D3C" w:rsidRPr="00915696" w:rsidRDefault="008D5D3C" w:rsidP="00F8598E">
            <w:pPr>
              <w:rPr>
                <w:color w:val="000000" w:themeColor="text1"/>
                <w:lang w:eastAsia="es-ES"/>
              </w:rPr>
            </w:pPr>
            <w:r w:rsidRPr="00915696">
              <w:rPr>
                <w:color w:val="000000" w:themeColor="text1"/>
                <w:lang w:eastAsia="es-ES"/>
              </w:rPr>
              <w:t>Usuario de seguridad</w:t>
            </w:r>
          </w:p>
        </w:tc>
      </w:tr>
      <w:tr w:rsidR="008D5D3C" w:rsidRPr="00915696" w14:paraId="262A868D" w14:textId="77777777" w:rsidTr="004B492D">
        <w:trPr>
          <w:jc w:val="center"/>
        </w:trPr>
        <w:tc>
          <w:tcPr>
            <w:tcW w:w="3628" w:type="dxa"/>
          </w:tcPr>
          <w:p w14:paraId="4B949981" w14:textId="77777777" w:rsidR="008D5D3C" w:rsidRPr="00915696" w:rsidRDefault="008D5D3C" w:rsidP="00F8598E">
            <w:pPr>
              <w:rPr>
                <w:color w:val="000000" w:themeColor="text1"/>
                <w:lang w:eastAsia="es-ES"/>
              </w:rPr>
            </w:pPr>
            <w:r w:rsidRPr="00915696">
              <w:rPr>
                <w:color w:val="000000" w:themeColor="text1"/>
                <w:lang w:eastAsia="es-ES"/>
              </w:rPr>
              <w:t>clave</w:t>
            </w:r>
          </w:p>
        </w:tc>
        <w:tc>
          <w:tcPr>
            <w:tcW w:w="1381" w:type="dxa"/>
          </w:tcPr>
          <w:p w14:paraId="1ED1CDBF" w14:textId="77777777" w:rsidR="008D5D3C" w:rsidRPr="00915696" w:rsidRDefault="008D5D3C" w:rsidP="00F8598E">
            <w:pPr>
              <w:rPr>
                <w:color w:val="000000" w:themeColor="text1"/>
                <w:lang w:eastAsia="es-ES"/>
              </w:rPr>
            </w:pPr>
            <w:r w:rsidRPr="00915696">
              <w:rPr>
                <w:color w:val="000000" w:themeColor="text1"/>
                <w:lang w:eastAsia="es-ES"/>
              </w:rPr>
              <w:t>string</w:t>
            </w:r>
          </w:p>
        </w:tc>
        <w:tc>
          <w:tcPr>
            <w:tcW w:w="2470" w:type="dxa"/>
          </w:tcPr>
          <w:p w14:paraId="71CED0BB" w14:textId="77777777" w:rsidR="008D5D3C" w:rsidRPr="00915696" w:rsidRDefault="008D5D3C" w:rsidP="00F8598E">
            <w:pPr>
              <w:rPr>
                <w:color w:val="000000" w:themeColor="text1"/>
                <w:lang w:eastAsia="es-ES"/>
              </w:rPr>
            </w:pPr>
            <w:r w:rsidRPr="00915696">
              <w:rPr>
                <w:color w:val="000000" w:themeColor="text1"/>
                <w:lang w:eastAsia="es-ES"/>
              </w:rPr>
              <w:t>Clave de seguridad</w:t>
            </w:r>
          </w:p>
        </w:tc>
      </w:tr>
      <w:tr w:rsidR="008D5D3C" w:rsidRPr="00915696" w14:paraId="29FE49BA" w14:textId="77777777" w:rsidTr="004B492D">
        <w:trPr>
          <w:jc w:val="center"/>
        </w:trPr>
        <w:tc>
          <w:tcPr>
            <w:tcW w:w="3628" w:type="dxa"/>
          </w:tcPr>
          <w:p w14:paraId="4878A95C" w14:textId="77777777" w:rsidR="008D5D3C" w:rsidRPr="00915696" w:rsidRDefault="004C0798" w:rsidP="004C0798">
            <w:pPr>
              <w:rPr>
                <w:color w:val="000000" w:themeColor="text1"/>
                <w:lang w:eastAsia="es-ES"/>
              </w:rPr>
            </w:pPr>
            <w:r>
              <w:rPr>
                <w:color w:val="000000" w:themeColor="text1"/>
                <w:lang w:eastAsia="es-ES"/>
              </w:rPr>
              <w:t>listaC</w:t>
            </w:r>
            <w:r w:rsidR="008D5D3C" w:rsidRPr="00915696">
              <w:rPr>
                <w:color w:val="000000" w:themeColor="text1"/>
                <w:lang w:eastAsia="es-ES"/>
              </w:rPr>
              <w:t>odigo</w:t>
            </w:r>
            <w:r>
              <w:rPr>
                <w:color w:val="000000" w:themeColor="text1"/>
                <w:lang w:eastAsia="es-ES"/>
              </w:rPr>
              <w:t>s</w:t>
            </w:r>
            <w:r w:rsidR="008D5D3C" w:rsidRPr="00915696">
              <w:rPr>
                <w:color w:val="000000" w:themeColor="text1"/>
                <w:lang w:eastAsia="es-ES"/>
              </w:rPr>
              <w:t>Empresa</w:t>
            </w:r>
          </w:p>
        </w:tc>
        <w:tc>
          <w:tcPr>
            <w:tcW w:w="1381" w:type="dxa"/>
          </w:tcPr>
          <w:p w14:paraId="58061BF7" w14:textId="77777777" w:rsidR="008D5D3C" w:rsidRPr="00915696" w:rsidRDefault="004C0798" w:rsidP="00F8598E">
            <w:pPr>
              <w:rPr>
                <w:color w:val="000000" w:themeColor="text1"/>
                <w:lang w:eastAsia="es-ES"/>
              </w:rPr>
            </w:pPr>
            <w:r>
              <w:rPr>
                <w:color w:val="000000" w:themeColor="text1"/>
                <w:lang w:eastAsia="es-ES"/>
              </w:rPr>
              <w:t>string</w:t>
            </w:r>
          </w:p>
        </w:tc>
        <w:tc>
          <w:tcPr>
            <w:tcW w:w="2470" w:type="dxa"/>
          </w:tcPr>
          <w:p w14:paraId="7D6BC1FF" w14:textId="77777777" w:rsidR="008D5D3C" w:rsidRPr="00915696" w:rsidRDefault="008D5D3C" w:rsidP="0084183A">
            <w:pPr>
              <w:rPr>
                <w:color w:val="000000" w:themeColor="text1"/>
                <w:lang w:eastAsia="es-ES"/>
              </w:rPr>
            </w:pPr>
            <w:r w:rsidRPr="00915696">
              <w:rPr>
                <w:color w:val="000000" w:themeColor="text1"/>
                <w:lang w:eastAsia="es-ES"/>
              </w:rPr>
              <w:t>Código</w:t>
            </w:r>
            <w:r w:rsidR="0084183A">
              <w:rPr>
                <w:color w:val="000000" w:themeColor="text1"/>
                <w:lang w:eastAsia="es-ES"/>
              </w:rPr>
              <w:t>s</w:t>
            </w:r>
            <w:r w:rsidRPr="00915696">
              <w:rPr>
                <w:color w:val="000000" w:themeColor="text1"/>
                <w:lang w:eastAsia="es-ES"/>
              </w:rPr>
              <w:t xml:space="preserve"> de empresa</w:t>
            </w:r>
            <w:r w:rsidR="0084183A">
              <w:rPr>
                <w:color w:val="000000" w:themeColor="text1"/>
                <w:lang w:eastAsia="es-ES"/>
              </w:rPr>
              <w:t>s</w:t>
            </w:r>
          </w:p>
        </w:tc>
      </w:tr>
    </w:tbl>
    <w:p w14:paraId="1B5F223D" w14:textId="77777777" w:rsidR="002F33B1" w:rsidRPr="00915696" w:rsidRDefault="002F33B1" w:rsidP="002F33B1">
      <w:pPr>
        <w:rPr>
          <w:color w:val="000000" w:themeColor="text1"/>
          <w:lang w:val="es-ES" w:eastAsia="es-ES"/>
        </w:rPr>
      </w:pPr>
    </w:p>
    <w:p w14:paraId="2BB14472" w14:textId="77777777" w:rsidR="00BC22A4" w:rsidRPr="00BC22A4" w:rsidRDefault="002F33B1" w:rsidP="00BC22A4">
      <w:pPr>
        <w:keepNext/>
        <w:keepLines/>
        <w:spacing w:before="200" w:after="0"/>
        <w:outlineLvl w:val="1"/>
        <w:rPr>
          <w:rFonts w:eastAsia="Times New Roman" w:cstheme="majorBidi"/>
          <w:b/>
          <w:bCs/>
          <w:color w:val="000000" w:themeColor="text1"/>
          <w:lang w:val="es-ES" w:eastAsia="es-ES"/>
        </w:rPr>
      </w:pPr>
      <w:r w:rsidRPr="00BC22A4">
        <w:rPr>
          <w:rFonts w:eastAsiaTheme="majorEastAsia" w:cstheme="majorBidi"/>
          <w:b/>
          <w:bCs/>
          <w:i/>
          <w:color w:val="000000" w:themeColor="text1"/>
          <w:lang w:val="es-ES"/>
        </w:rPr>
        <w:t>Parámetro que devuelve:</w:t>
      </w:r>
      <w:r w:rsidR="004C0798" w:rsidRPr="00BC22A4">
        <w:rPr>
          <w:rFonts w:eastAsiaTheme="majorEastAsia" w:cstheme="majorBidi"/>
          <w:b/>
          <w:bCs/>
          <w:i/>
          <w:color w:val="000000" w:themeColor="text1"/>
          <w:lang w:val="es-ES"/>
        </w:rPr>
        <w:t xml:space="preserve"> string</w:t>
      </w:r>
      <w:r w:rsidRPr="00BC22A4">
        <w:rPr>
          <w:i/>
          <w:color w:val="000000" w:themeColor="text1"/>
          <w:lang w:val="es-ES" w:eastAsia="es-ES"/>
        </w:rPr>
        <w:br/>
      </w:r>
    </w:p>
    <w:p w14:paraId="4A9B8B6D" w14:textId="77777777" w:rsidR="00BC22A4" w:rsidRPr="00BC22A4" w:rsidRDefault="00BC22A4" w:rsidP="00BC22A4">
      <w:pPr>
        <w:keepNext/>
        <w:keepLines/>
        <w:spacing w:before="200" w:after="0"/>
        <w:outlineLvl w:val="1"/>
        <w:rPr>
          <w:rFonts w:eastAsia="Times New Roman" w:cstheme="majorBidi"/>
          <w:b/>
          <w:bCs/>
          <w:color w:val="000000" w:themeColor="text1"/>
          <w:lang w:val="es-ES" w:eastAsia="es-ES"/>
        </w:rPr>
      </w:pPr>
      <w:r w:rsidRPr="00BC22A4">
        <w:rPr>
          <w:rFonts w:eastAsia="Times New Roman" w:cstheme="majorBidi"/>
          <w:b/>
          <w:bCs/>
          <w:color w:val="000000" w:themeColor="text1"/>
          <w:lang w:val="es-ES" w:eastAsia="es-ES"/>
        </w:rPr>
        <w:t>Otras devoluciones:</w:t>
      </w:r>
    </w:p>
    <w:p w14:paraId="4C40AF69" w14:textId="77777777" w:rsidR="00BC22A4" w:rsidRDefault="00BC22A4" w:rsidP="00BC22A4">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w:t>
      </w:r>
      <w:r>
        <w:rPr>
          <w:rFonts w:eastAsia="Times New Roman" w:cs="Arial"/>
          <w:color w:val="222222"/>
          <w:lang w:eastAsia="es-ES"/>
        </w:rPr>
        <w:t>0|OK|mensaje</w:t>
      </w:r>
    </w:p>
    <w:p w14:paraId="68962EAD" w14:textId="77777777" w:rsidR="00BC22A4" w:rsidRPr="004877A4" w:rsidRDefault="00BC22A4" w:rsidP="00BC22A4">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-1|No</w:t>
      </w:r>
      <w:r>
        <w:rPr>
          <w:rFonts w:eastAsia="Times New Roman" w:cs="Arial"/>
          <w:color w:val="222222"/>
          <w:lang w:eastAsia="es-ES"/>
        </w:rPr>
        <w:t xml:space="preserve"> e</w:t>
      </w:r>
      <w:r w:rsidRPr="004877A4">
        <w:rPr>
          <w:rFonts w:eastAsia="Times New Roman" w:cs="Arial"/>
          <w:color w:val="222222"/>
          <w:lang w:eastAsia="es-ES"/>
        </w:rPr>
        <w:t>xisten</w:t>
      </w:r>
      <w:r>
        <w:rPr>
          <w:rFonts w:eastAsia="Times New Roman" w:cs="Arial"/>
          <w:color w:val="222222"/>
          <w:lang w:eastAsia="es-ES"/>
        </w:rPr>
        <w:t xml:space="preserve"> mensajes </w:t>
      </w:r>
    </w:p>
    <w:p w14:paraId="64899363" w14:textId="77777777" w:rsidR="00A25934" w:rsidRPr="00915696" w:rsidRDefault="00A25934" w:rsidP="00A25934">
      <w:pPr>
        <w:rPr>
          <w:color w:val="000000" w:themeColor="text1"/>
          <w:lang w:val="es-ES" w:eastAsia="es-ES"/>
        </w:rPr>
      </w:pPr>
    </w:p>
    <w:p w14:paraId="0CE8366D" w14:textId="77777777" w:rsidR="002F33B1" w:rsidRPr="00061C93" w:rsidRDefault="004C0798" w:rsidP="00061C93">
      <w:pPr>
        <w:pStyle w:val="Prrafodelista"/>
        <w:keepNext/>
        <w:keepLines/>
        <w:numPr>
          <w:ilvl w:val="0"/>
          <w:numId w:val="22"/>
        </w:numPr>
        <w:spacing w:before="200" w:after="0"/>
        <w:outlineLvl w:val="1"/>
        <w:rPr>
          <w:rFonts w:ascii="Verdana" w:eastAsia="Times New Roman" w:hAnsi="Verdana" w:cstheme="majorBidi"/>
          <w:b/>
          <w:bCs/>
          <w:color w:val="548DD4" w:themeColor="text2" w:themeTint="99"/>
          <w:sz w:val="24"/>
          <w:szCs w:val="24"/>
          <w:lang w:val="es-ES" w:eastAsia="es-ES"/>
        </w:rPr>
      </w:pPr>
      <w:hyperlink r:id="rId18" w:history="1">
        <w:r w:rsidRPr="00061C93">
          <w:rPr>
            <w:rStyle w:val="Hipervnculo"/>
            <w:rFonts w:ascii="Verdana" w:hAnsi="Verdana"/>
            <w:b/>
            <w:color w:val="548DD4" w:themeColor="text2" w:themeTint="99"/>
            <w:sz w:val="24"/>
            <w:szCs w:val="24"/>
            <w:u w:val="none"/>
          </w:rPr>
          <w:t>RecuperarParadasConBanderaPorLineaCalleEInterseccion</w:t>
        </w:r>
      </w:hyperlink>
    </w:p>
    <w:p w14:paraId="437CB7EF" w14:textId="77777777" w:rsidR="002F33B1" w:rsidRDefault="002F33B1" w:rsidP="002F33B1">
      <w:pPr>
        <w:rPr>
          <w:color w:val="000000" w:themeColor="text1"/>
          <w:lang w:val="es-ES" w:eastAsia="es-ES"/>
        </w:rPr>
      </w:pPr>
      <w:r w:rsidRPr="00915696">
        <w:rPr>
          <w:rFonts w:eastAsia="Times New Roman" w:cstheme="majorBidi"/>
          <w:b/>
          <w:bCs/>
          <w:i/>
          <w:color w:val="000000" w:themeColor="text1"/>
          <w:lang w:val="es-ES" w:eastAsia="es-ES"/>
        </w:rPr>
        <w:t>Detalle</w:t>
      </w:r>
      <w:r w:rsidRPr="00915696">
        <w:rPr>
          <w:rFonts w:eastAsia="Times New Roman" w:cstheme="majorBidi"/>
          <w:b/>
          <w:bCs/>
          <w:color w:val="000000" w:themeColor="text1"/>
          <w:lang w:val="es-ES" w:eastAsia="es-ES"/>
        </w:rPr>
        <w:t>:</w:t>
      </w:r>
      <w:r w:rsidRPr="00915696">
        <w:rPr>
          <w:rFonts w:eastAsia="Times New Roman" w:cs="Arial"/>
          <w:color w:val="000000" w:themeColor="text1"/>
          <w:lang w:val="es-ES" w:eastAsia="es-ES"/>
        </w:rPr>
        <w:t xml:space="preserve"> </w:t>
      </w:r>
      <w:r w:rsidRPr="00915696">
        <w:rPr>
          <w:color w:val="000000" w:themeColor="text1"/>
          <w:lang w:val="es-ES" w:eastAsia="es-ES"/>
        </w:rPr>
        <w:t xml:space="preserve">Recupera </w:t>
      </w:r>
      <w:r w:rsidR="004C0798">
        <w:rPr>
          <w:color w:val="000000" w:themeColor="text1"/>
          <w:lang w:val="es-ES" w:eastAsia="es-ES"/>
        </w:rPr>
        <w:t>las paradas que tienen banderas asociadas para la línea</w:t>
      </w:r>
      <w:r w:rsidR="001C047D">
        <w:rPr>
          <w:color w:val="000000" w:themeColor="text1"/>
          <w:lang w:val="es-ES" w:eastAsia="es-ES"/>
        </w:rPr>
        <w:t xml:space="preserve">, </w:t>
      </w:r>
      <w:r w:rsidR="004C0798">
        <w:rPr>
          <w:color w:val="000000" w:themeColor="text1"/>
          <w:lang w:val="es-ES" w:eastAsia="es-ES"/>
        </w:rPr>
        <w:t xml:space="preserve">calle </w:t>
      </w:r>
      <w:r w:rsidR="001C047D">
        <w:rPr>
          <w:color w:val="000000" w:themeColor="text1"/>
          <w:lang w:val="es-ES" w:eastAsia="es-ES"/>
        </w:rPr>
        <w:t xml:space="preserve">principal e </w:t>
      </w:r>
      <w:r w:rsidR="004C0798">
        <w:rPr>
          <w:color w:val="000000" w:themeColor="text1"/>
          <w:lang w:val="es-ES" w:eastAsia="es-ES"/>
        </w:rPr>
        <w:t>intersección que recibe como parámetros.</w:t>
      </w:r>
    </w:p>
    <w:p w14:paraId="22A9187A" w14:textId="77777777" w:rsidR="0018189E" w:rsidRDefault="0018189E" w:rsidP="002F33B1">
      <w:pPr>
        <w:rPr>
          <w:color w:val="000000" w:themeColor="text1"/>
          <w:lang w:val="es-ES" w:eastAsia="es-ES"/>
        </w:rPr>
      </w:pPr>
    </w:p>
    <w:p w14:paraId="4C1CD331" w14:textId="77777777" w:rsidR="0018189E" w:rsidRPr="00915696" w:rsidRDefault="0018189E" w:rsidP="002F33B1">
      <w:pPr>
        <w:rPr>
          <w:color w:val="000000" w:themeColor="text1"/>
          <w:lang w:val="es-ES" w:eastAsia="es-ES"/>
        </w:rPr>
      </w:pPr>
    </w:p>
    <w:p w14:paraId="08DED499" w14:textId="77777777" w:rsidR="002F33B1" w:rsidRPr="00915696" w:rsidRDefault="002F33B1" w:rsidP="002F33B1">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recibe:</w:t>
      </w:r>
    </w:p>
    <w:p w14:paraId="678EA43B" w14:textId="77777777" w:rsidR="002F33B1" w:rsidRDefault="002F33B1" w:rsidP="002F33B1">
      <w:pPr>
        <w:rPr>
          <w:color w:val="000000" w:themeColor="text1"/>
          <w:lang w:val="es-ES" w:eastAsia="es-ES"/>
        </w:rPr>
      </w:pPr>
      <w:r w:rsidRPr="00915696">
        <w:rPr>
          <w:color w:val="000000" w:themeColor="text1"/>
          <w:lang w:val="es-ES" w:eastAsia="es-ES"/>
        </w:rPr>
        <w:t xml:space="preserve"> </w:t>
      </w:r>
    </w:p>
    <w:tbl>
      <w:tblPr>
        <w:tblStyle w:val="Tablaconcuadrcula"/>
        <w:tblW w:w="0" w:type="auto"/>
        <w:jc w:val="center"/>
        <w:tblLook w:val="04A0" w:firstRow="1" w:lastRow="0" w:firstColumn="1" w:lastColumn="0" w:noHBand="0" w:noVBand="1"/>
      </w:tblPr>
      <w:tblGrid>
        <w:gridCol w:w="3628"/>
        <w:gridCol w:w="1381"/>
        <w:gridCol w:w="2470"/>
      </w:tblGrid>
      <w:tr w:rsidR="008D5D3C" w:rsidRPr="00DB0EDF" w14:paraId="58A8D7E2" w14:textId="77777777" w:rsidTr="00E175F0">
        <w:trPr>
          <w:jc w:val="center"/>
        </w:trPr>
        <w:tc>
          <w:tcPr>
            <w:tcW w:w="3628" w:type="dxa"/>
          </w:tcPr>
          <w:p w14:paraId="663F638B" w14:textId="77777777" w:rsidR="008D5D3C" w:rsidRPr="00DB0EDF" w:rsidRDefault="008D5D3C" w:rsidP="00DB0EDF">
            <w:pPr>
              <w:jc w:val="center"/>
              <w:rPr>
                <w:b/>
                <w:color w:val="000000" w:themeColor="text1"/>
                <w:lang w:eastAsia="es-ES"/>
              </w:rPr>
            </w:pPr>
            <w:r w:rsidRPr="00DB0EDF">
              <w:rPr>
                <w:b/>
                <w:color w:val="000000" w:themeColor="text1"/>
                <w:lang w:eastAsia="es-ES"/>
              </w:rPr>
              <w:t>Nombre parámetro</w:t>
            </w:r>
          </w:p>
        </w:tc>
        <w:tc>
          <w:tcPr>
            <w:tcW w:w="1381" w:type="dxa"/>
          </w:tcPr>
          <w:p w14:paraId="28DAABDB" w14:textId="77777777" w:rsidR="008D5D3C" w:rsidRPr="00DB0EDF" w:rsidRDefault="008D5D3C" w:rsidP="00DB0EDF">
            <w:pPr>
              <w:jc w:val="center"/>
              <w:rPr>
                <w:b/>
                <w:color w:val="000000" w:themeColor="text1"/>
                <w:lang w:eastAsia="es-ES"/>
              </w:rPr>
            </w:pPr>
            <w:r w:rsidRPr="00DB0EDF">
              <w:rPr>
                <w:b/>
                <w:color w:val="000000" w:themeColor="text1"/>
                <w:lang w:eastAsia="es-ES"/>
              </w:rPr>
              <w:t>Tipo parámetro</w:t>
            </w:r>
          </w:p>
        </w:tc>
        <w:tc>
          <w:tcPr>
            <w:tcW w:w="2470" w:type="dxa"/>
          </w:tcPr>
          <w:p w14:paraId="67FFBAA9" w14:textId="77777777" w:rsidR="008D5D3C" w:rsidRPr="00DB0EDF" w:rsidRDefault="008D5D3C" w:rsidP="00DB0EDF">
            <w:pPr>
              <w:jc w:val="center"/>
              <w:rPr>
                <w:b/>
                <w:color w:val="000000" w:themeColor="text1"/>
                <w:lang w:eastAsia="es-ES"/>
              </w:rPr>
            </w:pPr>
            <w:r w:rsidRPr="00DB0EDF">
              <w:rPr>
                <w:b/>
                <w:color w:val="000000" w:themeColor="text1"/>
                <w:lang w:eastAsia="es-ES"/>
              </w:rPr>
              <w:t>Descripción</w:t>
            </w:r>
          </w:p>
        </w:tc>
      </w:tr>
      <w:tr w:rsidR="008D5D3C" w:rsidRPr="00915696" w14:paraId="113E5B16" w14:textId="77777777" w:rsidTr="00E175F0">
        <w:trPr>
          <w:jc w:val="center"/>
        </w:trPr>
        <w:tc>
          <w:tcPr>
            <w:tcW w:w="3628" w:type="dxa"/>
          </w:tcPr>
          <w:p w14:paraId="606EE7EB" w14:textId="77777777" w:rsidR="008D5D3C" w:rsidRPr="00915696" w:rsidRDefault="008D5D3C" w:rsidP="00F8598E">
            <w:pPr>
              <w:rPr>
                <w:color w:val="000000" w:themeColor="text1"/>
                <w:lang w:eastAsia="es-ES"/>
              </w:rPr>
            </w:pPr>
            <w:r w:rsidRPr="00915696">
              <w:rPr>
                <w:color w:val="000000" w:themeColor="text1"/>
                <w:lang w:eastAsia="es-ES"/>
              </w:rPr>
              <w:t>usuario</w:t>
            </w:r>
          </w:p>
        </w:tc>
        <w:tc>
          <w:tcPr>
            <w:tcW w:w="1381" w:type="dxa"/>
          </w:tcPr>
          <w:p w14:paraId="19C41504" w14:textId="77777777" w:rsidR="008D5D3C" w:rsidRPr="00915696" w:rsidRDefault="008D5D3C" w:rsidP="00F8598E">
            <w:pPr>
              <w:rPr>
                <w:color w:val="000000" w:themeColor="text1"/>
                <w:lang w:eastAsia="es-ES"/>
              </w:rPr>
            </w:pPr>
            <w:r w:rsidRPr="00915696">
              <w:rPr>
                <w:color w:val="000000" w:themeColor="text1"/>
                <w:lang w:eastAsia="es-ES"/>
              </w:rPr>
              <w:t>string</w:t>
            </w:r>
          </w:p>
        </w:tc>
        <w:tc>
          <w:tcPr>
            <w:tcW w:w="2470" w:type="dxa"/>
          </w:tcPr>
          <w:p w14:paraId="1266EA7C" w14:textId="77777777" w:rsidR="008D5D3C" w:rsidRPr="00915696" w:rsidRDefault="008D5D3C" w:rsidP="00F8598E">
            <w:pPr>
              <w:rPr>
                <w:color w:val="000000" w:themeColor="text1"/>
                <w:lang w:eastAsia="es-ES"/>
              </w:rPr>
            </w:pPr>
            <w:r w:rsidRPr="00915696">
              <w:rPr>
                <w:color w:val="000000" w:themeColor="text1"/>
                <w:lang w:eastAsia="es-ES"/>
              </w:rPr>
              <w:t>Usuario de seguridad</w:t>
            </w:r>
          </w:p>
        </w:tc>
      </w:tr>
      <w:tr w:rsidR="008D5D3C" w:rsidRPr="00915696" w14:paraId="20C4FCA6" w14:textId="77777777" w:rsidTr="00E175F0">
        <w:trPr>
          <w:jc w:val="center"/>
        </w:trPr>
        <w:tc>
          <w:tcPr>
            <w:tcW w:w="3628" w:type="dxa"/>
          </w:tcPr>
          <w:p w14:paraId="20390BC6" w14:textId="77777777" w:rsidR="008D5D3C" w:rsidRPr="00915696" w:rsidRDefault="008D5D3C" w:rsidP="00F8598E">
            <w:pPr>
              <w:rPr>
                <w:color w:val="000000" w:themeColor="text1"/>
                <w:lang w:eastAsia="es-ES"/>
              </w:rPr>
            </w:pPr>
            <w:r w:rsidRPr="00915696">
              <w:rPr>
                <w:color w:val="000000" w:themeColor="text1"/>
                <w:lang w:eastAsia="es-ES"/>
              </w:rPr>
              <w:t>clave</w:t>
            </w:r>
          </w:p>
        </w:tc>
        <w:tc>
          <w:tcPr>
            <w:tcW w:w="1381" w:type="dxa"/>
          </w:tcPr>
          <w:p w14:paraId="478567EC" w14:textId="77777777" w:rsidR="008D5D3C" w:rsidRPr="00915696" w:rsidRDefault="008D5D3C" w:rsidP="00F8598E">
            <w:pPr>
              <w:rPr>
                <w:color w:val="000000" w:themeColor="text1"/>
                <w:lang w:eastAsia="es-ES"/>
              </w:rPr>
            </w:pPr>
            <w:r w:rsidRPr="00915696">
              <w:rPr>
                <w:color w:val="000000" w:themeColor="text1"/>
                <w:lang w:eastAsia="es-ES"/>
              </w:rPr>
              <w:t>string</w:t>
            </w:r>
          </w:p>
        </w:tc>
        <w:tc>
          <w:tcPr>
            <w:tcW w:w="2470" w:type="dxa"/>
          </w:tcPr>
          <w:p w14:paraId="63F09D07" w14:textId="77777777" w:rsidR="008D5D3C" w:rsidRPr="00915696" w:rsidRDefault="008D5D3C" w:rsidP="00F8598E">
            <w:pPr>
              <w:rPr>
                <w:color w:val="000000" w:themeColor="text1"/>
                <w:lang w:eastAsia="es-ES"/>
              </w:rPr>
            </w:pPr>
            <w:r w:rsidRPr="00915696">
              <w:rPr>
                <w:color w:val="000000" w:themeColor="text1"/>
                <w:lang w:eastAsia="es-ES"/>
              </w:rPr>
              <w:t>Clave de seguridad</w:t>
            </w:r>
          </w:p>
        </w:tc>
      </w:tr>
      <w:tr w:rsidR="008D5D3C" w:rsidRPr="00915696" w14:paraId="7FE11404" w14:textId="77777777" w:rsidTr="00E175F0">
        <w:trPr>
          <w:jc w:val="center"/>
        </w:trPr>
        <w:tc>
          <w:tcPr>
            <w:tcW w:w="3628" w:type="dxa"/>
          </w:tcPr>
          <w:p w14:paraId="401D1D62" w14:textId="77777777" w:rsidR="008D5D3C" w:rsidRPr="00915696" w:rsidRDefault="008D5D3C" w:rsidP="001C047D">
            <w:pPr>
              <w:rPr>
                <w:color w:val="000000" w:themeColor="text1"/>
                <w:lang w:eastAsia="es-ES"/>
              </w:rPr>
            </w:pPr>
            <w:r w:rsidRPr="00915696">
              <w:rPr>
                <w:color w:val="000000" w:themeColor="text1"/>
                <w:lang w:eastAsia="es-ES"/>
              </w:rPr>
              <w:t>codigo</w:t>
            </w:r>
            <w:r w:rsidR="001C047D">
              <w:rPr>
                <w:color w:val="000000" w:themeColor="text1"/>
                <w:lang w:eastAsia="es-ES"/>
              </w:rPr>
              <w:t>LineaParada</w:t>
            </w:r>
          </w:p>
        </w:tc>
        <w:tc>
          <w:tcPr>
            <w:tcW w:w="1381" w:type="dxa"/>
          </w:tcPr>
          <w:p w14:paraId="37FD1178" w14:textId="77777777" w:rsidR="008D5D3C" w:rsidRPr="00915696" w:rsidRDefault="008D5D3C" w:rsidP="00F8598E">
            <w:pPr>
              <w:rPr>
                <w:color w:val="000000" w:themeColor="text1"/>
                <w:lang w:eastAsia="es-ES"/>
              </w:rPr>
            </w:pPr>
            <w:r w:rsidRPr="00915696">
              <w:rPr>
                <w:color w:val="000000" w:themeColor="text1"/>
                <w:lang w:eastAsia="es-ES"/>
              </w:rPr>
              <w:t>int</w:t>
            </w:r>
          </w:p>
        </w:tc>
        <w:tc>
          <w:tcPr>
            <w:tcW w:w="2470" w:type="dxa"/>
          </w:tcPr>
          <w:p w14:paraId="0293EC68" w14:textId="77777777" w:rsidR="008D5D3C" w:rsidRPr="00915696" w:rsidRDefault="008D5D3C" w:rsidP="001C047D">
            <w:pPr>
              <w:rPr>
                <w:color w:val="000000" w:themeColor="text1"/>
                <w:lang w:eastAsia="es-ES"/>
              </w:rPr>
            </w:pPr>
            <w:r w:rsidRPr="00915696">
              <w:rPr>
                <w:color w:val="000000" w:themeColor="text1"/>
                <w:lang w:eastAsia="es-ES"/>
              </w:rPr>
              <w:t xml:space="preserve">Código </w:t>
            </w:r>
            <w:r w:rsidR="001C047D">
              <w:rPr>
                <w:color w:val="000000" w:themeColor="text1"/>
                <w:lang w:eastAsia="es-ES"/>
              </w:rPr>
              <w:t>línea parada</w:t>
            </w:r>
          </w:p>
        </w:tc>
      </w:tr>
      <w:tr w:rsidR="008D5D3C" w:rsidRPr="00915696" w14:paraId="61A0BFA6" w14:textId="77777777" w:rsidTr="00E175F0">
        <w:trPr>
          <w:jc w:val="center"/>
        </w:trPr>
        <w:tc>
          <w:tcPr>
            <w:tcW w:w="3628" w:type="dxa"/>
          </w:tcPr>
          <w:p w14:paraId="78C9CD2C" w14:textId="77777777" w:rsidR="008D5D3C" w:rsidRPr="00915696" w:rsidRDefault="008D5D3C" w:rsidP="001C047D">
            <w:pPr>
              <w:rPr>
                <w:color w:val="000000" w:themeColor="text1"/>
                <w:lang w:eastAsia="es-ES"/>
              </w:rPr>
            </w:pPr>
            <w:r w:rsidRPr="00915696">
              <w:rPr>
                <w:color w:val="000000" w:themeColor="text1"/>
                <w:lang w:eastAsia="es-ES"/>
              </w:rPr>
              <w:t>codigo</w:t>
            </w:r>
            <w:r w:rsidR="001C047D">
              <w:rPr>
                <w:color w:val="000000" w:themeColor="text1"/>
                <w:lang w:eastAsia="es-ES"/>
              </w:rPr>
              <w:t>Calle</w:t>
            </w:r>
          </w:p>
        </w:tc>
        <w:tc>
          <w:tcPr>
            <w:tcW w:w="1381" w:type="dxa"/>
          </w:tcPr>
          <w:p w14:paraId="70D0FB28" w14:textId="77777777" w:rsidR="008D5D3C" w:rsidRPr="00915696" w:rsidRDefault="008D5D3C" w:rsidP="00F8598E">
            <w:pPr>
              <w:rPr>
                <w:color w:val="000000" w:themeColor="text1"/>
                <w:lang w:eastAsia="es-ES"/>
              </w:rPr>
            </w:pPr>
            <w:r w:rsidRPr="00915696">
              <w:rPr>
                <w:color w:val="000000" w:themeColor="text1"/>
                <w:lang w:eastAsia="es-ES"/>
              </w:rPr>
              <w:t>int</w:t>
            </w:r>
          </w:p>
        </w:tc>
        <w:tc>
          <w:tcPr>
            <w:tcW w:w="2470" w:type="dxa"/>
          </w:tcPr>
          <w:p w14:paraId="1C401635" w14:textId="77777777" w:rsidR="008D5D3C" w:rsidRPr="00915696" w:rsidRDefault="008D5D3C" w:rsidP="001C047D">
            <w:pPr>
              <w:rPr>
                <w:color w:val="000000" w:themeColor="text1"/>
                <w:lang w:eastAsia="es-ES"/>
              </w:rPr>
            </w:pPr>
            <w:r w:rsidRPr="00915696">
              <w:rPr>
                <w:color w:val="000000" w:themeColor="text1"/>
                <w:lang w:eastAsia="es-ES"/>
              </w:rPr>
              <w:t xml:space="preserve">Código </w:t>
            </w:r>
            <w:r w:rsidR="001C047D">
              <w:rPr>
                <w:color w:val="000000" w:themeColor="text1"/>
                <w:lang w:eastAsia="es-ES"/>
              </w:rPr>
              <w:t>de calle principal</w:t>
            </w:r>
          </w:p>
        </w:tc>
      </w:tr>
      <w:tr w:rsidR="008D5D3C" w:rsidRPr="00915696" w14:paraId="315A02BF" w14:textId="77777777" w:rsidTr="00E175F0">
        <w:trPr>
          <w:jc w:val="center"/>
        </w:trPr>
        <w:tc>
          <w:tcPr>
            <w:tcW w:w="3628" w:type="dxa"/>
          </w:tcPr>
          <w:p w14:paraId="6EE53FAF" w14:textId="77777777" w:rsidR="008D5D3C" w:rsidRPr="00915696" w:rsidRDefault="008D5D3C" w:rsidP="001C047D">
            <w:pPr>
              <w:rPr>
                <w:color w:val="000000" w:themeColor="text1"/>
                <w:lang w:eastAsia="es-ES"/>
              </w:rPr>
            </w:pPr>
            <w:r w:rsidRPr="00915696">
              <w:rPr>
                <w:color w:val="000000" w:themeColor="text1"/>
                <w:lang w:eastAsia="es-ES"/>
              </w:rPr>
              <w:t>codigo</w:t>
            </w:r>
            <w:r w:rsidR="001C047D">
              <w:rPr>
                <w:color w:val="000000" w:themeColor="text1"/>
                <w:lang w:eastAsia="es-ES"/>
              </w:rPr>
              <w:t>Interseccion</w:t>
            </w:r>
          </w:p>
        </w:tc>
        <w:tc>
          <w:tcPr>
            <w:tcW w:w="1381" w:type="dxa"/>
          </w:tcPr>
          <w:p w14:paraId="6BC90A7E" w14:textId="77777777" w:rsidR="008D5D3C" w:rsidRPr="00915696" w:rsidRDefault="008D5D3C" w:rsidP="00F8598E">
            <w:pPr>
              <w:rPr>
                <w:color w:val="000000" w:themeColor="text1"/>
                <w:lang w:eastAsia="es-ES"/>
              </w:rPr>
            </w:pPr>
            <w:r w:rsidRPr="00915696">
              <w:rPr>
                <w:color w:val="000000" w:themeColor="text1"/>
                <w:lang w:eastAsia="es-ES"/>
              </w:rPr>
              <w:t>int</w:t>
            </w:r>
          </w:p>
        </w:tc>
        <w:tc>
          <w:tcPr>
            <w:tcW w:w="2470" w:type="dxa"/>
          </w:tcPr>
          <w:p w14:paraId="1AA46F99" w14:textId="77777777" w:rsidR="008D5D3C" w:rsidRPr="00915696" w:rsidRDefault="001C047D" w:rsidP="00F8598E">
            <w:pPr>
              <w:rPr>
                <w:color w:val="000000" w:themeColor="text1"/>
                <w:lang w:eastAsia="es-ES"/>
              </w:rPr>
            </w:pPr>
            <w:r>
              <w:rPr>
                <w:color w:val="000000" w:themeColor="text1"/>
                <w:lang w:eastAsia="es-ES"/>
              </w:rPr>
              <w:t>Código de calle intersección</w:t>
            </w:r>
          </w:p>
        </w:tc>
      </w:tr>
      <w:tr w:rsidR="001C047D" w:rsidRPr="00915696" w14:paraId="207B7C45" w14:textId="77777777" w:rsidTr="00E175F0">
        <w:trPr>
          <w:jc w:val="center"/>
        </w:trPr>
        <w:tc>
          <w:tcPr>
            <w:tcW w:w="3628" w:type="dxa"/>
          </w:tcPr>
          <w:p w14:paraId="65281BC5" w14:textId="77777777" w:rsidR="001C047D" w:rsidRPr="00915696" w:rsidRDefault="001C047D" w:rsidP="00F21DCD">
            <w:pPr>
              <w:rPr>
                <w:rFonts w:eastAsia="Times New Roman" w:cs="Arial"/>
                <w:color w:val="000000" w:themeColor="text1"/>
                <w:lang w:eastAsia="es-ES"/>
              </w:rPr>
            </w:pPr>
            <w:r w:rsidRPr="00AD63E8">
              <w:rPr>
                <w:rFonts w:eastAsia="Times New Roman" w:cs="Arial"/>
                <w:color w:val="000000" w:themeColor="text1"/>
                <w:lang w:eastAsia="es-ES"/>
              </w:rPr>
              <w:t>isSubLinea</w:t>
            </w:r>
          </w:p>
        </w:tc>
        <w:tc>
          <w:tcPr>
            <w:tcW w:w="1381" w:type="dxa"/>
          </w:tcPr>
          <w:p w14:paraId="4EBE5238" w14:textId="77777777" w:rsidR="001C047D" w:rsidRPr="00915696" w:rsidRDefault="001C047D" w:rsidP="00F21DCD">
            <w:pPr>
              <w:rPr>
                <w:rFonts w:eastAsia="Times New Roman" w:cs="Arial"/>
                <w:color w:val="000000" w:themeColor="text1"/>
                <w:lang w:eastAsia="es-ES"/>
              </w:rPr>
            </w:pPr>
            <w:r>
              <w:rPr>
                <w:rFonts w:eastAsia="Times New Roman" w:cs="Arial"/>
                <w:color w:val="000000" w:themeColor="text1"/>
                <w:lang w:eastAsia="es-ES"/>
              </w:rPr>
              <w:t>boolean</w:t>
            </w:r>
          </w:p>
        </w:tc>
        <w:tc>
          <w:tcPr>
            <w:tcW w:w="2470" w:type="dxa"/>
          </w:tcPr>
          <w:p w14:paraId="76651FA2" w14:textId="77777777" w:rsidR="001C047D" w:rsidRPr="00915696" w:rsidRDefault="001C047D" w:rsidP="00F21DCD">
            <w:pPr>
              <w:rPr>
                <w:rFonts w:eastAsia="Times New Roman" w:cs="Arial"/>
                <w:color w:val="000000" w:themeColor="text1"/>
                <w:lang w:eastAsia="es-ES"/>
              </w:rPr>
            </w:pPr>
            <w:r w:rsidRPr="00AD63E8">
              <w:rPr>
                <w:rFonts w:eastAsia="Times New Roman" w:cs="Arial"/>
                <w:color w:val="000000" w:themeColor="text1"/>
                <w:lang w:eastAsia="es-ES"/>
              </w:rPr>
              <w:t>Setear este valor en 1 si es subLinea</w:t>
            </w:r>
            <w:r>
              <w:rPr>
                <w:rFonts w:eastAsia="Times New Roman" w:cs="Arial"/>
                <w:color w:val="000000" w:themeColor="text1"/>
                <w:lang w:eastAsia="es-ES"/>
              </w:rPr>
              <w:t>, de lo contrario en 0.</w:t>
            </w:r>
          </w:p>
        </w:tc>
      </w:tr>
      <w:tr w:rsidR="001C047D" w:rsidRPr="00915696" w14:paraId="322D2A70" w14:textId="77777777" w:rsidTr="00E175F0">
        <w:trPr>
          <w:jc w:val="center"/>
        </w:trPr>
        <w:tc>
          <w:tcPr>
            <w:tcW w:w="3628" w:type="dxa"/>
          </w:tcPr>
          <w:p w14:paraId="3C5B24A1" w14:textId="77777777" w:rsidR="001C047D" w:rsidRPr="00AD63E8" w:rsidRDefault="001C047D" w:rsidP="00F21DCD">
            <w:pPr>
              <w:rPr>
                <w:rFonts w:eastAsia="Times New Roman" w:cs="Arial"/>
                <w:color w:val="000000" w:themeColor="text1"/>
                <w:lang w:eastAsia="es-ES"/>
              </w:rPr>
            </w:pPr>
            <w:r>
              <w:rPr>
                <w:rFonts w:eastAsia="Times New Roman" w:cs="Arial"/>
                <w:color w:val="000000" w:themeColor="text1"/>
                <w:lang w:eastAsia="es-ES"/>
              </w:rPr>
              <w:t>isInteligente</w:t>
            </w:r>
          </w:p>
        </w:tc>
        <w:tc>
          <w:tcPr>
            <w:tcW w:w="1381" w:type="dxa"/>
          </w:tcPr>
          <w:p w14:paraId="0F990BDC" w14:textId="77777777" w:rsidR="001C047D" w:rsidRDefault="001C047D" w:rsidP="00F21DCD">
            <w:pPr>
              <w:rPr>
                <w:rFonts w:eastAsia="Times New Roman" w:cs="Arial"/>
                <w:color w:val="000000" w:themeColor="text1"/>
                <w:lang w:eastAsia="es-ES"/>
              </w:rPr>
            </w:pPr>
            <w:r>
              <w:rPr>
                <w:rFonts w:eastAsia="Times New Roman" w:cs="Arial"/>
                <w:color w:val="000000" w:themeColor="text1"/>
                <w:lang w:eastAsia="es-ES"/>
              </w:rPr>
              <w:t>boolean</w:t>
            </w:r>
          </w:p>
        </w:tc>
        <w:tc>
          <w:tcPr>
            <w:tcW w:w="2470" w:type="dxa"/>
          </w:tcPr>
          <w:p w14:paraId="7D68A274" w14:textId="77777777" w:rsidR="001C047D" w:rsidRPr="00AD63E8" w:rsidRDefault="001C047D" w:rsidP="001C047D">
            <w:pPr>
              <w:rPr>
                <w:rFonts w:eastAsia="Times New Roman" w:cs="Arial"/>
                <w:color w:val="000000" w:themeColor="text1"/>
                <w:lang w:eastAsia="es-ES"/>
              </w:rPr>
            </w:pPr>
            <w:r w:rsidRPr="00AD63E8">
              <w:rPr>
                <w:rFonts w:eastAsia="Times New Roman" w:cs="Arial"/>
                <w:color w:val="000000" w:themeColor="text1"/>
                <w:lang w:eastAsia="es-ES"/>
              </w:rPr>
              <w:t xml:space="preserve">Setear este valor en 1 si es </w:t>
            </w:r>
            <w:r>
              <w:rPr>
                <w:rFonts w:eastAsia="Times New Roman" w:cs="Arial"/>
                <w:color w:val="000000" w:themeColor="text1"/>
                <w:lang w:eastAsia="es-ES"/>
              </w:rPr>
              <w:t>inteligente, de lo contrario en 0.</w:t>
            </w:r>
          </w:p>
        </w:tc>
      </w:tr>
    </w:tbl>
    <w:p w14:paraId="09C1CC8E" w14:textId="77777777" w:rsidR="00887706" w:rsidRPr="00915696" w:rsidRDefault="00887706" w:rsidP="00887706">
      <w:pPr>
        <w:rPr>
          <w:color w:val="000000" w:themeColor="text1"/>
          <w:lang w:val="es-ES" w:eastAsia="es-ES"/>
        </w:rPr>
      </w:pPr>
    </w:p>
    <w:p w14:paraId="6AD10A19" w14:textId="77777777" w:rsidR="00887706" w:rsidRPr="00915696" w:rsidRDefault="002F33B1" w:rsidP="00887706">
      <w:pPr>
        <w:rPr>
          <w:rFonts w:eastAsiaTheme="majorEastAsia" w:cstheme="majorBidi"/>
          <w:b/>
          <w:bCs/>
          <w:i/>
          <w:color w:val="000000" w:themeColor="text1"/>
          <w:lang w:val="es-ES"/>
        </w:rPr>
      </w:pPr>
      <w:r w:rsidRPr="00915696">
        <w:rPr>
          <w:rFonts w:eastAsiaTheme="majorEastAsia" w:cstheme="majorBidi"/>
          <w:b/>
          <w:bCs/>
          <w:i/>
          <w:color w:val="000000" w:themeColor="text1"/>
          <w:lang w:val="es-ES"/>
        </w:rPr>
        <w:t>Parámetro que devuelve:</w:t>
      </w:r>
      <w:r w:rsidR="00F21DCD">
        <w:rPr>
          <w:rFonts w:eastAsiaTheme="majorEastAsia" w:cstheme="majorBidi"/>
          <w:b/>
          <w:bCs/>
          <w:i/>
          <w:color w:val="000000" w:themeColor="text1"/>
          <w:lang w:val="es-ES"/>
        </w:rPr>
        <w:t xml:space="preserve"> string</w:t>
      </w:r>
    </w:p>
    <w:p w14:paraId="707D48DB" w14:textId="77777777" w:rsidR="00B23BE8" w:rsidRPr="00BC22A4" w:rsidRDefault="00B23BE8" w:rsidP="00B23BE8">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codigoEstado</w:t>
      </w:r>
    </w:p>
    <w:p w14:paraId="1160E96E" w14:textId="77777777" w:rsidR="00B23BE8" w:rsidRPr="00BC22A4" w:rsidRDefault="00B23BE8" w:rsidP="00B23BE8">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mensajeEstado</w:t>
      </w:r>
    </w:p>
    <w:p w14:paraId="4DE7DBC7" w14:textId="77777777" w:rsidR="00B23BE8" w:rsidRPr="00BC22A4" w:rsidRDefault="00B23BE8" w:rsidP="00B23BE8">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Array ‘</w:t>
      </w:r>
      <w:r>
        <w:rPr>
          <w:rFonts w:eastAsia="Times New Roman" w:cstheme="majorBidi"/>
          <w:bCs/>
          <w:color w:val="000000" w:themeColor="text1"/>
          <w:lang w:val="es-ES" w:eastAsia="es-ES"/>
        </w:rPr>
        <w:t>Paradas’</w:t>
      </w:r>
      <w:r w:rsidRPr="00BC22A4">
        <w:rPr>
          <w:rFonts w:eastAsia="Times New Roman" w:cstheme="majorBidi"/>
          <w:bCs/>
          <w:color w:val="000000" w:themeColor="text1"/>
          <w:lang w:val="es-ES" w:eastAsia="es-ES"/>
        </w:rPr>
        <w:t>:</w:t>
      </w:r>
    </w:p>
    <w:p w14:paraId="52E751AF" w14:textId="77777777" w:rsidR="00B23BE8" w:rsidRPr="00BC22A4" w:rsidRDefault="00B23BE8" w:rsidP="00B23BE8">
      <w:pPr>
        <w:pStyle w:val="Prrafodelista"/>
        <w:keepNext/>
        <w:keepLines/>
        <w:numPr>
          <w:ilvl w:val="1"/>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codigo</w:t>
      </w:r>
      <w:r>
        <w:rPr>
          <w:rFonts w:eastAsia="Times New Roman" w:cstheme="majorBidi"/>
          <w:bCs/>
          <w:color w:val="000000" w:themeColor="text1"/>
          <w:lang w:val="es-ES" w:eastAsia="es-ES"/>
        </w:rPr>
        <w:t>Parada</w:t>
      </w:r>
    </w:p>
    <w:p w14:paraId="0F35921A" w14:textId="77777777" w:rsidR="00B23BE8" w:rsidRDefault="00B23BE8" w:rsidP="00B23BE8">
      <w:pPr>
        <w:pStyle w:val="Prrafodelista"/>
        <w:keepNext/>
        <w:keepLines/>
        <w:numPr>
          <w:ilvl w:val="1"/>
          <w:numId w:val="14"/>
        </w:numPr>
        <w:spacing w:before="200" w:after="0"/>
        <w:outlineLvl w:val="1"/>
        <w:rPr>
          <w:rFonts w:eastAsia="Times New Roman" w:cstheme="majorBidi"/>
          <w:bCs/>
          <w:color w:val="000000" w:themeColor="text1"/>
          <w:lang w:val="es-ES" w:eastAsia="es-ES"/>
        </w:rPr>
      </w:pPr>
      <w:r>
        <w:rPr>
          <w:rFonts w:eastAsia="Times New Roman" w:cstheme="majorBidi"/>
          <w:bCs/>
          <w:color w:val="000000" w:themeColor="text1"/>
          <w:lang w:val="es-ES" w:eastAsia="es-ES"/>
        </w:rPr>
        <w:t>identificador</w:t>
      </w:r>
    </w:p>
    <w:p w14:paraId="153295A9" w14:textId="77777777" w:rsidR="00B23BE8" w:rsidRDefault="00B23BE8" w:rsidP="00B23BE8">
      <w:pPr>
        <w:pStyle w:val="Prrafodelista"/>
        <w:keepNext/>
        <w:keepLines/>
        <w:numPr>
          <w:ilvl w:val="1"/>
          <w:numId w:val="14"/>
        </w:numPr>
        <w:spacing w:before="200" w:after="0"/>
        <w:outlineLvl w:val="1"/>
        <w:rPr>
          <w:rFonts w:eastAsia="Times New Roman" w:cstheme="majorBidi"/>
          <w:bCs/>
          <w:color w:val="000000" w:themeColor="text1"/>
          <w:lang w:val="es-ES" w:eastAsia="es-ES"/>
        </w:rPr>
      </w:pPr>
      <w:r>
        <w:rPr>
          <w:rFonts w:eastAsia="Times New Roman" w:cstheme="majorBidi"/>
          <w:bCs/>
          <w:color w:val="000000" w:themeColor="text1"/>
          <w:lang w:val="es-ES" w:eastAsia="es-ES"/>
        </w:rPr>
        <w:t>descripción</w:t>
      </w:r>
    </w:p>
    <w:p w14:paraId="50A4404C" w14:textId="77777777" w:rsidR="00B23BE8" w:rsidRDefault="00B23BE8" w:rsidP="00B23BE8">
      <w:pPr>
        <w:pStyle w:val="Prrafodelista"/>
        <w:keepNext/>
        <w:keepLines/>
        <w:numPr>
          <w:ilvl w:val="1"/>
          <w:numId w:val="14"/>
        </w:numPr>
        <w:spacing w:before="200" w:after="0"/>
        <w:outlineLvl w:val="1"/>
        <w:rPr>
          <w:rFonts w:eastAsia="Times New Roman" w:cstheme="majorBidi"/>
          <w:bCs/>
          <w:color w:val="000000" w:themeColor="text1"/>
          <w:lang w:val="es-ES" w:eastAsia="es-ES"/>
        </w:rPr>
      </w:pPr>
      <w:r>
        <w:rPr>
          <w:rFonts w:eastAsia="Times New Roman" w:cstheme="majorBidi"/>
          <w:bCs/>
          <w:color w:val="000000" w:themeColor="text1"/>
          <w:lang w:val="es-ES" w:eastAsia="es-ES"/>
        </w:rPr>
        <w:t>abreviaturaBandera</w:t>
      </w:r>
    </w:p>
    <w:p w14:paraId="48437D86" w14:textId="77777777" w:rsidR="00B23BE8" w:rsidRDefault="00B23BE8" w:rsidP="00B23BE8">
      <w:pPr>
        <w:pStyle w:val="Prrafodelista"/>
        <w:keepNext/>
        <w:keepLines/>
        <w:numPr>
          <w:ilvl w:val="1"/>
          <w:numId w:val="14"/>
        </w:numPr>
        <w:spacing w:before="200" w:after="0"/>
        <w:outlineLvl w:val="1"/>
        <w:rPr>
          <w:rFonts w:eastAsia="Times New Roman" w:cstheme="majorBidi"/>
          <w:bCs/>
          <w:color w:val="000000" w:themeColor="text1"/>
          <w:lang w:val="es-ES" w:eastAsia="es-ES"/>
        </w:rPr>
      </w:pPr>
      <w:r>
        <w:rPr>
          <w:rFonts w:eastAsia="Times New Roman" w:cstheme="majorBidi"/>
          <w:bCs/>
          <w:color w:val="000000" w:themeColor="text1"/>
          <w:lang w:val="es-ES" w:eastAsia="es-ES"/>
        </w:rPr>
        <w:t>abreviaturaAmpliadaBandera</w:t>
      </w:r>
    </w:p>
    <w:p w14:paraId="60335651" w14:textId="77777777" w:rsidR="00B23BE8" w:rsidRPr="00BC22A4" w:rsidRDefault="00B23BE8" w:rsidP="00B23BE8">
      <w:pPr>
        <w:pStyle w:val="Prrafodelista"/>
        <w:keepNext/>
        <w:keepLines/>
        <w:spacing w:before="200" w:after="0"/>
        <w:ind w:left="1440"/>
        <w:outlineLvl w:val="1"/>
        <w:rPr>
          <w:rFonts w:eastAsia="Times New Roman" w:cstheme="majorBidi"/>
          <w:bCs/>
          <w:color w:val="000000" w:themeColor="text1"/>
          <w:lang w:val="es-ES" w:eastAsia="es-ES"/>
        </w:rPr>
      </w:pPr>
    </w:p>
    <w:p w14:paraId="2C835D0F" w14:textId="77777777" w:rsidR="00B23BE8" w:rsidRDefault="00B23BE8" w:rsidP="00B23BE8">
      <w:pPr>
        <w:keepNext/>
        <w:keepLines/>
        <w:spacing w:before="200" w:after="0"/>
        <w:outlineLvl w:val="1"/>
        <w:rPr>
          <w:rFonts w:eastAsia="Times New Roman" w:cstheme="majorBidi"/>
          <w:b/>
          <w:bCs/>
          <w:color w:val="000000" w:themeColor="text1"/>
          <w:lang w:val="es-ES" w:eastAsia="es-ES"/>
        </w:rPr>
      </w:pPr>
      <w:r>
        <w:rPr>
          <w:rFonts w:eastAsia="Times New Roman" w:cstheme="majorBidi"/>
          <w:b/>
          <w:bCs/>
          <w:color w:val="000000" w:themeColor="text1"/>
          <w:lang w:val="es-ES" w:eastAsia="es-ES"/>
        </w:rPr>
        <w:t>Otras devoluciones:</w:t>
      </w:r>
    </w:p>
    <w:p w14:paraId="4695D70D" w14:textId="77777777" w:rsidR="00B23BE8" w:rsidRDefault="00B23BE8" w:rsidP="00B23BE8">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w:t>
      </w:r>
      <w:r>
        <w:rPr>
          <w:rFonts w:eastAsia="Times New Roman" w:cs="Arial"/>
          <w:color w:val="222222"/>
          <w:lang w:eastAsia="es-ES"/>
        </w:rPr>
        <w:t>8|</w:t>
      </w:r>
      <w:r w:rsidRPr="004877A4">
        <w:rPr>
          <w:rFonts w:eastAsia="Times New Roman" w:cs="Arial"/>
          <w:color w:val="222222"/>
          <w:lang w:eastAsia="es-ES"/>
        </w:rPr>
        <w:t>ErrorDeLogueo</w:t>
      </w:r>
    </w:p>
    <w:p w14:paraId="7D67D5F3" w14:textId="77777777" w:rsidR="00B23BE8" w:rsidRDefault="00B23BE8" w:rsidP="00B23BE8">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w:t>
      </w:r>
      <w:r>
        <w:rPr>
          <w:rFonts w:eastAsia="Times New Roman" w:cs="Arial"/>
          <w:color w:val="222222"/>
          <w:lang w:eastAsia="es-ES"/>
        </w:rPr>
        <w:t>9|Excepción</w:t>
      </w:r>
    </w:p>
    <w:p w14:paraId="1387CF61" w14:textId="77777777" w:rsidR="00B23BE8" w:rsidRPr="004877A4" w:rsidRDefault="00B23BE8" w:rsidP="00B23BE8">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-1|No</w:t>
      </w:r>
      <w:r>
        <w:rPr>
          <w:rFonts w:eastAsia="Times New Roman" w:cs="Arial"/>
          <w:color w:val="222222"/>
          <w:lang w:eastAsia="es-ES"/>
        </w:rPr>
        <w:t xml:space="preserve"> e</w:t>
      </w:r>
      <w:r w:rsidRPr="004877A4">
        <w:rPr>
          <w:rFonts w:eastAsia="Times New Roman" w:cs="Arial"/>
          <w:color w:val="222222"/>
          <w:lang w:eastAsia="es-ES"/>
        </w:rPr>
        <w:t>xisten</w:t>
      </w:r>
      <w:r>
        <w:rPr>
          <w:rFonts w:eastAsia="Times New Roman" w:cs="Arial"/>
          <w:color w:val="222222"/>
          <w:lang w:eastAsia="es-ES"/>
        </w:rPr>
        <w:t xml:space="preserve"> paradas para esta línea</w:t>
      </w:r>
    </w:p>
    <w:p w14:paraId="5C2B78B4" w14:textId="77777777" w:rsidR="002F33B1" w:rsidRPr="00915696" w:rsidRDefault="002F33B1" w:rsidP="00953AC8">
      <w:pPr>
        <w:rPr>
          <w:rFonts w:eastAsiaTheme="majorEastAsia" w:cstheme="majorBidi"/>
          <w:b/>
          <w:bCs/>
          <w:color w:val="000000" w:themeColor="text1"/>
          <w:lang w:val="es-ES"/>
        </w:rPr>
      </w:pPr>
    </w:p>
    <w:p w14:paraId="0AC281A3" w14:textId="77777777" w:rsidR="00625611" w:rsidRPr="00061C93" w:rsidRDefault="009C7BCB" w:rsidP="00061C93">
      <w:pPr>
        <w:pStyle w:val="Prrafodelista"/>
        <w:keepNext/>
        <w:keepLines/>
        <w:numPr>
          <w:ilvl w:val="0"/>
          <w:numId w:val="22"/>
        </w:numPr>
        <w:spacing w:before="200" w:after="0"/>
        <w:outlineLvl w:val="1"/>
        <w:rPr>
          <w:rFonts w:ascii="Verdana" w:eastAsia="Times New Roman" w:hAnsi="Verdana" w:cstheme="majorBidi"/>
          <w:b/>
          <w:bCs/>
          <w:color w:val="548DD4" w:themeColor="text2" w:themeTint="99"/>
          <w:sz w:val="24"/>
          <w:szCs w:val="24"/>
          <w:lang w:val="es-ES" w:eastAsia="es-ES"/>
        </w:rPr>
      </w:pPr>
      <w:hyperlink r:id="rId19" w:history="1">
        <w:r w:rsidRPr="00061C93">
          <w:rPr>
            <w:rStyle w:val="Hipervnculo"/>
            <w:rFonts w:ascii="Verdana" w:hAnsi="Verdana"/>
            <w:b/>
            <w:color w:val="548DD4" w:themeColor="text2" w:themeTint="99"/>
            <w:sz w:val="24"/>
            <w:szCs w:val="24"/>
            <w:u w:val="none"/>
          </w:rPr>
          <w:t>RecuperarParadasConBanderaYDestinoPorLinea</w:t>
        </w:r>
      </w:hyperlink>
    </w:p>
    <w:p w14:paraId="62F4016F" w14:textId="77777777" w:rsidR="00625611" w:rsidRDefault="00625611" w:rsidP="00625611">
      <w:pPr>
        <w:rPr>
          <w:color w:val="000000" w:themeColor="text1"/>
          <w:lang w:val="es-ES" w:eastAsia="es-ES"/>
        </w:rPr>
      </w:pPr>
      <w:r w:rsidRPr="00915696">
        <w:rPr>
          <w:rFonts w:eastAsia="Times New Roman" w:cstheme="majorBidi"/>
          <w:b/>
          <w:bCs/>
          <w:i/>
          <w:color w:val="000000" w:themeColor="text1"/>
          <w:lang w:val="es-ES" w:eastAsia="es-ES"/>
        </w:rPr>
        <w:t>Detalle</w:t>
      </w:r>
      <w:r w:rsidRPr="00915696">
        <w:rPr>
          <w:rFonts w:eastAsia="Times New Roman" w:cstheme="majorBidi"/>
          <w:b/>
          <w:bCs/>
          <w:color w:val="000000" w:themeColor="text1"/>
          <w:lang w:val="es-ES" w:eastAsia="es-ES"/>
        </w:rPr>
        <w:t>:</w:t>
      </w:r>
      <w:r w:rsidRPr="00915696">
        <w:rPr>
          <w:rFonts w:eastAsia="Times New Roman" w:cs="Arial"/>
          <w:color w:val="000000" w:themeColor="text1"/>
          <w:lang w:val="es-ES" w:eastAsia="es-ES"/>
        </w:rPr>
        <w:t xml:space="preserve"> </w:t>
      </w:r>
      <w:r w:rsidR="009C7BCB">
        <w:t>Para la línea recibida como parámetro devuelve las paradas asociadas mostrando datos de las mismas y además de las banderas asociadas</w:t>
      </w:r>
      <w:r w:rsidR="009C7BCB" w:rsidRPr="00915696">
        <w:rPr>
          <w:color w:val="000000" w:themeColor="text1"/>
          <w:lang w:val="es-ES" w:eastAsia="es-ES"/>
        </w:rPr>
        <w:t xml:space="preserve"> </w:t>
      </w:r>
    </w:p>
    <w:p w14:paraId="45E7FA82" w14:textId="77777777" w:rsidR="0018189E" w:rsidRPr="00915696" w:rsidRDefault="0018189E" w:rsidP="00625611">
      <w:pPr>
        <w:rPr>
          <w:color w:val="000000" w:themeColor="text1"/>
          <w:lang w:val="es-ES" w:eastAsia="es-ES"/>
        </w:rPr>
      </w:pPr>
    </w:p>
    <w:p w14:paraId="6F821861" w14:textId="77777777" w:rsidR="00953AC8" w:rsidRPr="00915696" w:rsidRDefault="00953AC8" w:rsidP="00953AC8">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recibe:</w:t>
      </w:r>
    </w:p>
    <w:p w14:paraId="6CEE2231" w14:textId="77777777" w:rsidR="00953AC8" w:rsidRPr="00915696" w:rsidRDefault="00953AC8" w:rsidP="00953AC8">
      <w:pPr>
        <w:rPr>
          <w:color w:val="000000" w:themeColor="text1"/>
          <w:lang w:val="es-ES" w:eastAsia="es-ES"/>
        </w:rPr>
      </w:pPr>
      <w:r w:rsidRPr="00915696">
        <w:rPr>
          <w:color w:val="000000" w:themeColor="text1"/>
          <w:lang w:val="es-ES" w:eastAsia="es-ES"/>
        </w:rPr>
        <w:t xml:space="preserve"> </w:t>
      </w:r>
    </w:p>
    <w:tbl>
      <w:tblPr>
        <w:tblStyle w:val="Tablaconcuadrcula"/>
        <w:tblW w:w="0" w:type="auto"/>
        <w:jc w:val="center"/>
        <w:tblLook w:val="04A0" w:firstRow="1" w:lastRow="0" w:firstColumn="1" w:lastColumn="0" w:noHBand="0" w:noVBand="1"/>
      </w:tblPr>
      <w:tblGrid>
        <w:gridCol w:w="3628"/>
        <w:gridCol w:w="1381"/>
        <w:gridCol w:w="2470"/>
      </w:tblGrid>
      <w:tr w:rsidR="008D5D3C" w:rsidRPr="00915696" w14:paraId="0C13CBFA" w14:textId="77777777" w:rsidTr="00887706">
        <w:trPr>
          <w:jc w:val="center"/>
        </w:trPr>
        <w:tc>
          <w:tcPr>
            <w:tcW w:w="3628" w:type="dxa"/>
          </w:tcPr>
          <w:p w14:paraId="06A2B3A8" w14:textId="77777777" w:rsidR="008D5D3C" w:rsidRPr="00915696" w:rsidRDefault="008D5D3C" w:rsidP="0032324B">
            <w:pPr>
              <w:rPr>
                <w:rFonts w:eastAsiaTheme="minorEastAsia"/>
                <w:b/>
                <w:color w:val="000000" w:themeColor="text1"/>
                <w:lang w:eastAsia="es-ES"/>
              </w:rPr>
            </w:pPr>
            <w:r w:rsidRPr="00915696">
              <w:rPr>
                <w:rFonts w:eastAsiaTheme="minorEastAsia"/>
                <w:b/>
                <w:color w:val="000000" w:themeColor="text1"/>
                <w:lang w:eastAsia="es-ES"/>
              </w:rPr>
              <w:t>Nombre parámetro</w:t>
            </w:r>
          </w:p>
        </w:tc>
        <w:tc>
          <w:tcPr>
            <w:tcW w:w="1381" w:type="dxa"/>
          </w:tcPr>
          <w:p w14:paraId="2AD2DF44" w14:textId="77777777" w:rsidR="008D5D3C" w:rsidRPr="00915696" w:rsidRDefault="008D5D3C" w:rsidP="0032324B">
            <w:pPr>
              <w:rPr>
                <w:rFonts w:eastAsiaTheme="minorEastAsia"/>
                <w:b/>
                <w:color w:val="000000" w:themeColor="text1"/>
                <w:lang w:eastAsia="es-ES"/>
              </w:rPr>
            </w:pPr>
            <w:r w:rsidRPr="00915696">
              <w:rPr>
                <w:rFonts w:eastAsiaTheme="minorEastAsia"/>
                <w:b/>
                <w:color w:val="000000" w:themeColor="text1"/>
                <w:lang w:eastAsia="es-ES"/>
              </w:rPr>
              <w:t>Tipo parámetro</w:t>
            </w:r>
          </w:p>
        </w:tc>
        <w:tc>
          <w:tcPr>
            <w:tcW w:w="2470" w:type="dxa"/>
          </w:tcPr>
          <w:p w14:paraId="76CC061F" w14:textId="77777777" w:rsidR="008D5D3C" w:rsidRPr="00915696" w:rsidRDefault="008D5D3C" w:rsidP="0032324B">
            <w:pPr>
              <w:rPr>
                <w:rFonts w:eastAsiaTheme="minorEastAsia"/>
                <w:b/>
                <w:color w:val="000000" w:themeColor="text1"/>
                <w:lang w:eastAsia="es-ES"/>
              </w:rPr>
            </w:pPr>
            <w:r w:rsidRPr="00915696">
              <w:rPr>
                <w:rFonts w:eastAsiaTheme="minorEastAsia"/>
                <w:b/>
                <w:color w:val="000000" w:themeColor="text1"/>
                <w:lang w:eastAsia="es-ES"/>
              </w:rPr>
              <w:t>Descripción</w:t>
            </w:r>
          </w:p>
        </w:tc>
      </w:tr>
      <w:tr w:rsidR="00226C71" w:rsidRPr="00915696" w14:paraId="3571033B" w14:textId="77777777" w:rsidTr="00062CF0">
        <w:trPr>
          <w:jc w:val="center"/>
        </w:trPr>
        <w:tc>
          <w:tcPr>
            <w:tcW w:w="3628" w:type="dxa"/>
          </w:tcPr>
          <w:p w14:paraId="6E84DAE8" w14:textId="77777777" w:rsidR="00226C71" w:rsidRPr="00915696" w:rsidRDefault="00226C71" w:rsidP="00062CF0">
            <w:pPr>
              <w:rPr>
                <w:color w:val="000000" w:themeColor="text1"/>
                <w:lang w:eastAsia="es-ES"/>
              </w:rPr>
            </w:pPr>
            <w:r w:rsidRPr="00915696">
              <w:rPr>
                <w:color w:val="000000" w:themeColor="text1"/>
                <w:lang w:eastAsia="es-ES"/>
              </w:rPr>
              <w:t>usuario</w:t>
            </w:r>
          </w:p>
        </w:tc>
        <w:tc>
          <w:tcPr>
            <w:tcW w:w="1381" w:type="dxa"/>
          </w:tcPr>
          <w:p w14:paraId="79CEF31C" w14:textId="77777777" w:rsidR="00226C71" w:rsidRPr="00915696" w:rsidRDefault="00226C71" w:rsidP="00062CF0">
            <w:pPr>
              <w:rPr>
                <w:color w:val="000000" w:themeColor="text1"/>
                <w:lang w:eastAsia="es-ES"/>
              </w:rPr>
            </w:pPr>
            <w:r w:rsidRPr="00915696">
              <w:rPr>
                <w:color w:val="000000" w:themeColor="text1"/>
                <w:lang w:eastAsia="es-ES"/>
              </w:rPr>
              <w:t>string</w:t>
            </w:r>
          </w:p>
        </w:tc>
        <w:tc>
          <w:tcPr>
            <w:tcW w:w="2470" w:type="dxa"/>
          </w:tcPr>
          <w:p w14:paraId="13516A8B" w14:textId="77777777" w:rsidR="00226C71" w:rsidRPr="00915696" w:rsidRDefault="00226C71" w:rsidP="00062CF0">
            <w:pPr>
              <w:rPr>
                <w:color w:val="000000" w:themeColor="text1"/>
                <w:lang w:eastAsia="es-ES"/>
              </w:rPr>
            </w:pPr>
            <w:r w:rsidRPr="00915696">
              <w:rPr>
                <w:color w:val="000000" w:themeColor="text1"/>
                <w:lang w:eastAsia="es-ES"/>
              </w:rPr>
              <w:t>Usuario de seguridad</w:t>
            </w:r>
          </w:p>
        </w:tc>
      </w:tr>
      <w:tr w:rsidR="00226C71" w:rsidRPr="00915696" w14:paraId="7BB4EAC5" w14:textId="77777777" w:rsidTr="00062CF0">
        <w:trPr>
          <w:jc w:val="center"/>
        </w:trPr>
        <w:tc>
          <w:tcPr>
            <w:tcW w:w="3628" w:type="dxa"/>
          </w:tcPr>
          <w:p w14:paraId="4B95B2C5" w14:textId="77777777" w:rsidR="00226C71" w:rsidRPr="00915696" w:rsidRDefault="00226C71" w:rsidP="00062CF0">
            <w:pPr>
              <w:rPr>
                <w:color w:val="000000" w:themeColor="text1"/>
                <w:lang w:eastAsia="es-ES"/>
              </w:rPr>
            </w:pPr>
            <w:r w:rsidRPr="00915696">
              <w:rPr>
                <w:color w:val="000000" w:themeColor="text1"/>
                <w:lang w:eastAsia="es-ES"/>
              </w:rPr>
              <w:t>clave</w:t>
            </w:r>
          </w:p>
        </w:tc>
        <w:tc>
          <w:tcPr>
            <w:tcW w:w="1381" w:type="dxa"/>
          </w:tcPr>
          <w:p w14:paraId="48F7FC38" w14:textId="77777777" w:rsidR="00226C71" w:rsidRPr="00915696" w:rsidRDefault="00226C71" w:rsidP="00062CF0">
            <w:pPr>
              <w:rPr>
                <w:color w:val="000000" w:themeColor="text1"/>
                <w:lang w:eastAsia="es-ES"/>
              </w:rPr>
            </w:pPr>
            <w:r w:rsidRPr="00915696">
              <w:rPr>
                <w:color w:val="000000" w:themeColor="text1"/>
                <w:lang w:eastAsia="es-ES"/>
              </w:rPr>
              <w:t>string</w:t>
            </w:r>
          </w:p>
        </w:tc>
        <w:tc>
          <w:tcPr>
            <w:tcW w:w="2470" w:type="dxa"/>
          </w:tcPr>
          <w:p w14:paraId="6C93C336" w14:textId="77777777" w:rsidR="00226C71" w:rsidRPr="00915696" w:rsidRDefault="00226C71" w:rsidP="00062CF0">
            <w:pPr>
              <w:rPr>
                <w:color w:val="000000" w:themeColor="text1"/>
                <w:lang w:eastAsia="es-ES"/>
              </w:rPr>
            </w:pPr>
            <w:r w:rsidRPr="00915696">
              <w:rPr>
                <w:color w:val="000000" w:themeColor="text1"/>
                <w:lang w:eastAsia="es-ES"/>
              </w:rPr>
              <w:t>Clave de seguridad</w:t>
            </w:r>
          </w:p>
        </w:tc>
      </w:tr>
      <w:tr w:rsidR="00226C71" w:rsidRPr="00915696" w14:paraId="6A07124F" w14:textId="77777777" w:rsidTr="00062CF0">
        <w:trPr>
          <w:jc w:val="center"/>
        </w:trPr>
        <w:tc>
          <w:tcPr>
            <w:tcW w:w="3628" w:type="dxa"/>
          </w:tcPr>
          <w:p w14:paraId="669F8704" w14:textId="77777777" w:rsidR="00226C71" w:rsidRPr="00915696" w:rsidRDefault="00226C71" w:rsidP="00062CF0">
            <w:pPr>
              <w:rPr>
                <w:color w:val="000000" w:themeColor="text1"/>
                <w:lang w:eastAsia="es-ES"/>
              </w:rPr>
            </w:pPr>
            <w:r w:rsidRPr="00915696">
              <w:rPr>
                <w:color w:val="000000" w:themeColor="text1"/>
                <w:lang w:eastAsia="es-ES"/>
              </w:rPr>
              <w:t>codigo</w:t>
            </w:r>
            <w:r>
              <w:rPr>
                <w:color w:val="000000" w:themeColor="text1"/>
                <w:lang w:eastAsia="es-ES"/>
              </w:rPr>
              <w:t>LineaParada</w:t>
            </w:r>
          </w:p>
        </w:tc>
        <w:tc>
          <w:tcPr>
            <w:tcW w:w="1381" w:type="dxa"/>
          </w:tcPr>
          <w:p w14:paraId="110BA39C" w14:textId="77777777" w:rsidR="00226C71" w:rsidRPr="00915696" w:rsidRDefault="00226C71" w:rsidP="00062CF0">
            <w:pPr>
              <w:rPr>
                <w:color w:val="000000" w:themeColor="text1"/>
                <w:lang w:eastAsia="es-ES"/>
              </w:rPr>
            </w:pPr>
            <w:r w:rsidRPr="00915696">
              <w:rPr>
                <w:color w:val="000000" w:themeColor="text1"/>
                <w:lang w:eastAsia="es-ES"/>
              </w:rPr>
              <w:t>int</w:t>
            </w:r>
          </w:p>
        </w:tc>
        <w:tc>
          <w:tcPr>
            <w:tcW w:w="2470" w:type="dxa"/>
          </w:tcPr>
          <w:p w14:paraId="06905484" w14:textId="77777777" w:rsidR="00226C71" w:rsidRPr="00915696" w:rsidRDefault="00226C71" w:rsidP="00062CF0">
            <w:pPr>
              <w:rPr>
                <w:color w:val="000000" w:themeColor="text1"/>
                <w:lang w:eastAsia="es-ES"/>
              </w:rPr>
            </w:pPr>
            <w:r w:rsidRPr="00915696">
              <w:rPr>
                <w:color w:val="000000" w:themeColor="text1"/>
                <w:lang w:eastAsia="es-ES"/>
              </w:rPr>
              <w:t xml:space="preserve">Código </w:t>
            </w:r>
            <w:r>
              <w:rPr>
                <w:color w:val="000000" w:themeColor="text1"/>
                <w:lang w:eastAsia="es-ES"/>
              </w:rPr>
              <w:t>línea parada</w:t>
            </w:r>
          </w:p>
        </w:tc>
      </w:tr>
      <w:tr w:rsidR="00226C71" w:rsidRPr="00915696" w14:paraId="7BE41A7C" w14:textId="77777777" w:rsidTr="00062CF0">
        <w:trPr>
          <w:jc w:val="center"/>
        </w:trPr>
        <w:tc>
          <w:tcPr>
            <w:tcW w:w="3628" w:type="dxa"/>
          </w:tcPr>
          <w:p w14:paraId="2C56500B" w14:textId="77777777" w:rsidR="00226C71" w:rsidRPr="00915696" w:rsidRDefault="00226C71" w:rsidP="00062CF0">
            <w:pPr>
              <w:rPr>
                <w:rFonts w:eastAsia="Times New Roman" w:cs="Arial"/>
                <w:color w:val="000000" w:themeColor="text1"/>
                <w:lang w:eastAsia="es-ES"/>
              </w:rPr>
            </w:pPr>
            <w:r w:rsidRPr="00AD63E8">
              <w:rPr>
                <w:rFonts w:eastAsia="Times New Roman" w:cs="Arial"/>
                <w:color w:val="000000" w:themeColor="text1"/>
                <w:lang w:eastAsia="es-ES"/>
              </w:rPr>
              <w:t>isSubLinea</w:t>
            </w:r>
          </w:p>
        </w:tc>
        <w:tc>
          <w:tcPr>
            <w:tcW w:w="1381" w:type="dxa"/>
          </w:tcPr>
          <w:p w14:paraId="06498CB1" w14:textId="77777777" w:rsidR="00226C71" w:rsidRPr="00915696" w:rsidRDefault="00226C71" w:rsidP="00062CF0">
            <w:pPr>
              <w:rPr>
                <w:rFonts w:eastAsia="Times New Roman" w:cs="Arial"/>
                <w:color w:val="000000" w:themeColor="text1"/>
                <w:lang w:eastAsia="es-ES"/>
              </w:rPr>
            </w:pPr>
            <w:r>
              <w:rPr>
                <w:rFonts w:eastAsia="Times New Roman" w:cs="Arial"/>
                <w:color w:val="000000" w:themeColor="text1"/>
                <w:lang w:eastAsia="es-ES"/>
              </w:rPr>
              <w:t>boolean</w:t>
            </w:r>
          </w:p>
        </w:tc>
        <w:tc>
          <w:tcPr>
            <w:tcW w:w="2470" w:type="dxa"/>
          </w:tcPr>
          <w:p w14:paraId="4EA71BD8" w14:textId="77777777" w:rsidR="00226C71" w:rsidRPr="00915696" w:rsidRDefault="00226C71" w:rsidP="00062CF0">
            <w:pPr>
              <w:rPr>
                <w:rFonts w:eastAsia="Times New Roman" w:cs="Arial"/>
                <w:color w:val="000000" w:themeColor="text1"/>
                <w:lang w:eastAsia="es-ES"/>
              </w:rPr>
            </w:pPr>
            <w:r w:rsidRPr="00AD63E8">
              <w:rPr>
                <w:rFonts w:eastAsia="Times New Roman" w:cs="Arial"/>
                <w:color w:val="000000" w:themeColor="text1"/>
                <w:lang w:eastAsia="es-ES"/>
              </w:rPr>
              <w:t>Setear este valor en 1 si es subLinea</w:t>
            </w:r>
            <w:r>
              <w:rPr>
                <w:rFonts w:eastAsia="Times New Roman" w:cs="Arial"/>
                <w:color w:val="000000" w:themeColor="text1"/>
                <w:lang w:eastAsia="es-ES"/>
              </w:rPr>
              <w:t>, de lo contrario en 0.</w:t>
            </w:r>
          </w:p>
        </w:tc>
      </w:tr>
      <w:tr w:rsidR="00226C71" w:rsidRPr="00915696" w14:paraId="1EA94D88" w14:textId="77777777" w:rsidTr="00062CF0">
        <w:trPr>
          <w:jc w:val="center"/>
        </w:trPr>
        <w:tc>
          <w:tcPr>
            <w:tcW w:w="3628" w:type="dxa"/>
          </w:tcPr>
          <w:p w14:paraId="78D91243" w14:textId="77777777" w:rsidR="00226C71" w:rsidRPr="00AD63E8" w:rsidRDefault="00226C71" w:rsidP="00062CF0">
            <w:pPr>
              <w:rPr>
                <w:rFonts w:eastAsia="Times New Roman" w:cs="Arial"/>
                <w:color w:val="000000" w:themeColor="text1"/>
                <w:lang w:eastAsia="es-ES"/>
              </w:rPr>
            </w:pPr>
            <w:r>
              <w:rPr>
                <w:rFonts w:eastAsia="Times New Roman" w:cs="Arial"/>
                <w:color w:val="000000" w:themeColor="text1"/>
                <w:lang w:eastAsia="es-ES"/>
              </w:rPr>
              <w:t>isInteligente</w:t>
            </w:r>
          </w:p>
        </w:tc>
        <w:tc>
          <w:tcPr>
            <w:tcW w:w="1381" w:type="dxa"/>
          </w:tcPr>
          <w:p w14:paraId="3A9E80E9" w14:textId="77777777" w:rsidR="00226C71" w:rsidRDefault="00226C71" w:rsidP="00062CF0">
            <w:pPr>
              <w:rPr>
                <w:rFonts w:eastAsia="Times New Roman" w:cs="Arial"/>
                <w:color w:val="000000" w:themeColor="text1"/>
                <w:lang w:eastAsia="es-ES"/>
              </w:rPr>
            </w:pPr>
            <w:r>
              <w:rPr>
                <w:rFonts w:eastAsia="Times New Roman" w:cs="Arial"/>
                <w:color w:val="000000" w:themeColor="text1"/>
                <w:lang w:eastAsia="es-ES"/>
              </w:rPr>
              <w:t>boolean</w:t>
            </w:r>
          </w:p>
        </w:tc>
        <w:tc>
          <w:tcPr>
            <w:tcW w:w="2470" w:type="dxa"/>
          </w:tcPr>
          <w:p w14:paraId="6DC44C20" w14:textId="77777777" w:rsidR="00226C71" w:rsidRPr="00AD63E8" w:rsidRDefault="00226C71" w:rsidP="00062CF0">
            <w:pPr>
              <w:rPr>
                <w:rFonts w:eastAsia="Times New Roman" w:cs="Arial"/>
                <w:color w:val="000000" w:themeColor="text1"/>
                <w:lang w:eastAsia="es-ES"/>
              </w:rPr>
            </w:pPr>
            <w:r w:rsidRPr="00AD63E8">
              <w:rPr>
                <w:rFonts w:eastAsia="Times New Roman" w:cs="Arial"/>
                <w:color w:val="000000" w:themeColor="text1"/>
                <w:lang w:eastAsia="es-ES"/>
              </w:rPr>
              <w:t xml:space="preserve">Setear este valor en 1 si es </w:t>
            </w:r>
            <w:r>
              <w:rPr>
                <w:rFonts w:eastAsia="Times New Roman" w:cs="Arial"/>
                <w:color w:val="000000" w:themeColor="text1"/>
                <w:lang w:eastAsia="es-ES"/>
              </w:rPr>
              <w:t>inteligente, de lo contrario en 0.</w:t>
            </w:r>
          </w:p>
        </w:tc>
      </w:tr>
    </w:tbl>
    <w:p w14:paraId="60100F14" w14:textId="77777777" w:rsidR="00953AC8" w:rsidRPr="00915696" w:rsidRDefault="00953AC8" w:rsidP="00953AC8">
      <w:pPr>
        <w:rPr>
          <w:color w:val="000000" w:themeColor="text1"/>
          <w:lang w:val="es-ES" w:eastAsia="es-ES"/>
        </w:rPr>
      </w:pPr>
    </w:p>
    <w:p w14:paraId="631F66B4" w14:textId="77777777" w:rsidR="00953AC8" w:rsidRDefault="00953AC8" w:rsidP="00953AC8">
      <w:pPr>
        <w:rPr>
          <w:rFonts w:eastAsiaTheme="majorEastAsia" w:cstheme="majorBidi"/>
          <w:b/>
          <w:bCs/>
          <w:i/>
          <w:color w:val="000000" w:themeColor="text1"/>
          <w:lang w:val="es-ES"/>
        </w:rPr>
      </w:pPr>
      <w:r w:rsidRPr="00915696">
        <w:rPr>
          <w:rFonts w:eastAsiaTheme="majorEastAsia" w:cstheme="majorBidi"/>
          <w:b/>
          <w:bCs/>
          <w:i/>
          <w:color w:val="000000" w:themeColor="text1"/>
          <w:lang w:val="es-ES"/>
        </w:rPr>
        <w:t>Parámetro</w:t>
      </w:r>
      <w:r w:rsidR="00862FE9" w:rsidRPr="00915696">
        <w:rPr>
          <w:rFonts w:eastAsiaTheme="majorEastAsia" w:cstheme="majorBidi"/>
          <w:b/>
          <w:bCs/>
          <w:i/>
          <w:color w:val="000000" w:themeColor="text1"/>
          <w:lang w:val="es-ES"/>
        </w:rPr>
        <w:t>s</w:t>
      </w:r>
      <w:r w:rsidRPr="00915696">
        <w:rPr>
          <w:rFonts w:eastAsiaTheme="majorEastAsia" w:cstheme="majorBidi"/>
          <w:b/>
          <w:bCs/>
          <w:i/>
          <w:color w:val="000000" w:themeColor="text1"/>
          <w:lang w:val="es-ES"/>
        </w:rPr>
        <w:t xml:space="preserve"> que devuelve:</w:t>
      </w:r>
      <w:r w:rsidR="00C816C7">
        <w:rPr>
          <w:rFonts w:eastAsiaTheme="majorEastAsia" w:cstheme="majorBidi"/>
          <w:b/>
          <w:bCs/>
          <w:i/>
          <w:color w:val="000000" w:themeColor="text1"/>
          <w:lang w:val="es-ES"/>
        </w:rPr>
        <w:t xml:space="preserve"> string</w:t>
      </w:r>
    </w:p>
    <w:p w14:paraId="46B3EB92" w14:textId="77777777" w:rsidR="00C816C7" w:rsidRPr="00BC22A4" w:rsidRDefault="00C816C7" w:rsidP="00C816C7">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Array ‘</w:t>
      </w:r>
      <w:r>
        <w:rPr>
          <w:rFonts w:eastAsia="Times New Roman" w:cstheme="majorBidi"/>
          <w:bCs/>
          <w:color w:val="000000" w:themeColor="text1"/>
          <w:lang w:val="es-ES" w:eastAsia="es-ES"/>
        </w:rPr>
        <w:t>Paradas’</w:t>
      </w:r>
      <w:r w:rsidRPr="00BC22A4">
        <w:rPr>
          <w:rFonts w:eastAsia="Times New Roman" w:cstheme="majorBidi"/>
          <w:bCs/>
          <w:color w:val="000000" w:themeColor="text1"/>
          <w:lang w:val="es-ES" w:eastAsia="es-ES"/>
        </w:rPr>
        <w:t>:</w:t>
      </w:r>
    </w:p>
    <w:p w14:paraId="7F611441" w14:textId="77777777" w:rsidR="00226C71" w:rsidRPr="00773244" w:rsidRDefault="00226C71" w:rsidP="00C816C7">
      <w:pPr>
        <w:pStyle w:val="Prrafodelista"/>
        <w:numPr>
          <w:ilvl w:val="0"/>
          <w:numId w:val="15"/>
        </w:numPr>
        <w:shd w:val="clear" w:color="auto" w:fill="FFFFFF"/>
        <w:spacing w:after="0" w:line="240" w:lineRule="auto"/>
        <w:rPr>
          <w:rFonts w:eastAsia="Times New Roman" w:cs="Arial"/>
          <w:color w:val="222222"/>
          <w:lang w:eastAsia="es-ES"/>
        </w:rPr>
      </w:pPr>
      <w:r w:rsidRPr="00773244">
        <w:rPr>
          <w:rFonts w:eastAsia="Times New Roman" w:cs="Arial"/>
          <w:color w:val="222222"/>
          <w:lang w:eastAsia="es-ES"/>
        </w:rPr>
        <w:t>codigoParada</w:t>
      </w:r>
    </w:p>
    <w:p w14:paraId="4A53081C" w14:textId="77777777" w:rsidR="00226C71" w:rsidRPr="00773244" w:rsidRDefault="00226C71" w:rsidP="00C816C7">
      <w:pPr>
        <w:pStyle w:val="Prrafodelista"/>
        <w:numPr>
          <w:ilvl w:val="0"/>
          <w:numId w:val="15"/>
        </w:numPr>
        <w:shd w:val="clear" w:color="auto" w:fill="FFFFFF"/>
        <w:spacing w:after="0" w:line="240" w:lineRule="auto"/>
        <w:rPr>
          <w:rFonts w:eastAsia="Times New Roman" w:cs="Arial"/>
          <w:color w:val="222222"/>
          <w:lang w:eastAsia="es-ES"/>
        </w:rPr>
      </w:pPr>
      <w:r w:rsidRPr="00773244">
        <w:rPr>
          <w:rFonts w:eastAsia="Times New Roman" w:cs="Arial"/>
          <w:color w:val="222222"/>
          <w:lang w:eastAsia="es-ES"/>
        </w:rPr>
        <w:t>identificador (De parada)</w:t>
      </w:r>
    </w:p>
    <w:p w14:paraId="6E6AF5CF" w14:textId="77777777" w:rsidR="00226C71" w:rsidRPr="00773244" w:rsidRDefault="00226C71" w:rsidP="00C816C7">
      <w:pPr>
        <w:pStyle w:val="Prrafodelista"/>
        <w:numPr>
          <w:ilvl w:val="0"/>
          <w:numId w:val="15"/>
        </w:numPr>
        <w:shd w:val="clear" w:color="auto" w:fill="FFFFFF"/>
        <w:spacing w:after="0" w:line="240" w:lineRule="auto"/>
        <w:rPr>
          <w:rFonts w:eastAsia="Times New Roman" w:cs="Arial"/>
          <w:color w:val="222222"/>
          <w:lang w:eastAsia="es-ES"/>
        </w:rPr>
      </w:pPr>
      <w:r w:rsidRPr="00773244">
        <w:rPr>
          <w:rFonts w:eastAsia="Times New Roman" w:cs="Arial"/>
          <w:color w:val="222222"/>
          <w:lang w:eastAsia="es-ES"/>
        </w:rPr>
        <w:t>descripcicon (De parada)</w:t>
      </w:r>
    </w:p>
    <w:p w14:paraId="1864E5A9" w14:textId="77777777" w:rsidR="00226C71" w:rsidRPr="00773244" w:rsidRDefault="00226C71" w:rsidP="00C816C7">
      <w:pPr>
        <w:pStyle w:val="Prrafodelista"/>
        <w:numPr>
          <w:ilvl w:val="0"/>
          <w:numId w:val="15"/>
        </w:numPr>
        <w:shd w:val="clear" w:color="auto" w:fill="FFFFFF"/>
        <w:spacing w:after="0" w:line="240" w:lineRule="auto"/>
        <w:rPr>
          <w:rFonts w:eastAsia="Times New Roman" w:cs="Arial"/>
          <w:color w:val="222222"/>
          <w:lang w:eastAsia="es-ES"/>
        </w:rPr>
      </w:pPr>
      <w:r w:rsidRPr="00773244">
        <w:rPr>
          <w:rFonts w:eastAsia="Times New Roman" w:cs="Arial"/>
          <w:color w:val="222222"/>
          <w:lang w:eastAsia="es-ES"/>
        </w:rPr>
        <w:t>descripcionCorta (De bandera)</w:t>
      </w:r>
    </w:p>
    <w:p w14:paraId="71CB479A" w14:textId="77777777" w:rsidR="00226C71" w:rsidRPr="00773244" w:rsidRDefault="00226C71" w:rsidP="00C816C7">
      <w:pPr>
        <w:pStyle w:val="Prrafodelista"/>
        <w:numPr>
          <w:ilvl w:val="0"/>
          <w:numId w:val="15"/>
        </w:numPr>
        <w:shd w:val="clear" w:color="auto" w:fill="FFFFFF"/>
        <w:spacing w:after="0" w:line="240" w:lineRule="auto"/>
        <w:rPr>
          <w:rFonts w:eastAsia="Times New Roman" w:cs="Arial"/>
          <w:color w:val="222222"/>
          <w:lang w:eastAsia="es-ES"/>
        </w:rPr>
      </w:pPr>
      <w:r w:rsidRPr="00773244">
        <w:rPr>
          <w:rFonts w:eastAsia="Times New Roman" w:cs="Arial"/>
          <w:color w:val="222222"/>
          <w:lang w:eastAsia="es-ES"/>
        </w:rPr>
        <w:t>descripcionLarga (De bandera)</w:t>
      </w:r>
    </w:p>
    <w:p w14:paraId="1E86DC87" w14:textId="77777777" w:rsidR="00226C71" w:rsidRDefault="00226C71" w:rsidP="00953AC8">
      <w:pPr>
        <w:rPr>
          <w:i/>
          <w:color w:val="000000" w:themeColor="text1"/>
          <w:lang w:val="es-ES" w:eastAsia="es-ES"/>
        </w:rPr>
      </w:pPr>
    </w:p>
    <w:p w14:paraId="36C6EB01" w14:textId="77777777" w:rsidR="00226C71" w:rsidRPr="00897B9B" w:rsidRDefault="00226C71" w:rsidP="00226C71">
      <w:pPr>
        <w:spacing w:before="136" w:after="100" w:afterAutospacing="1" w:line="240" w:lineRule="auto"/>
        <w:rPr>
          <w:i/>
        </w:rPr>
      </w:pPr>
      <w:r w:rsidRPr="00897B9B">
        <w:rPr>
          <w:b/>
          <w:i/>
          <w:u w:val="single"/>
        </w:rPr>
        <w:t xml:space="preserve">Devoluciones con error: </w:t>
      </w:r>
    </w:p>
    <w:p w14:paraId="0832558A" w14:textId="77777777" w:rsidR="00226C71" w:rsidRPr="004877A4" w:rsidRDefault="00226C71" w:rsidP="00226C71">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-1|NoExisten</w:t>
      </w:r>
      <w:r>
        <w:rPr>
          <w:rFonts w:eastAsia="Times New Roman" w:cs="Arial"/>
          <w:color w:val="222222"/>
          <w:lang w:eastAsia="es-ES"/>
        </w:rPr>
        <w:t>ParadasParaEstaLinea</w:t>
      </w:r>
    </w:p>
    <w:p w14:paraId="0E085040" w14:textId="77777777" w:rsidR="00226C71" w:rsidRDefault="00226C71" w:rsidP="00226C71">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w:t>
      </w:r>
      <w:r>
        <w:rPr>
          <w:rFonts w:eastAsia="Times New Roman" w:cs="Arial"/>
          <w:color w:val="222222"/>
          <w:lang w:eastAsia="es-ES"/>
        </w:rPr>
        <w:t>8|</w:t>
      </w:r>
      <w:r w:rsidRPr="004877A4">
        <w:rPr>
          <w:rFonts w:eastAsia="Times New Roman" w:cs="Arial"/>
          <w:color w:val="222222"/>
          <w:lang w:eastAsia="es-ES"/>
        </w:rPr>
        <w:t>ErrorDeLogueo</w:t>
      </w:r>
    </w:p>
    <w:p w14:paraId="6FFB54CE" w14:textId="77777777" w:rsidR="00952B24" w:rsidRPr="00915696" w:rsidRDefault="00952B24" w:rsidP="00952B24">
      <w:pPr>
        <w:keepNext/>
        <w:keepLines/>
        <w:spacing w:before="200" w:after="0"/>
        <w:outlineLvl w:val="1"/>
        <w:rPr>
          <w:rFonts w:eastAsia="Times New Roman" w:cstheme="majorBidi"/>
          <w:b/>
          <w:bCs/>
          <w:color w:val="000000" w:themeColor="text1"/>
          <w:lang w:val="es-ES" w:eastAsia="es-ES"/>
        </w:rPr>
      </w:pPr>
    </w:p>
    <w:p w14:paraId="17F14D76" w14:textId="77777777" w:rsidR="00952B24" w:rsidRPr="00061C93" w:rsidRDefault="00A3729D" w:rsidP="00061C93">
      <w:pPr>
        <w:pStyle w:val="Prrafodelista"/>
        <w:keepNext/>
        <w:keepLines/>
        <w:numPr>
          <w:ilvl w:val="0"/>
          <w:numId w:val="22"/>
        </w:numPr>
        <w:spacing w:before="200" w:after="0"/>
        <w:outlineLvl w:val="1"/>
        <w:rPr>
          <w:rFonts w:ascii="Verdana" w:eastAsia="Times New Roman" w:hAnsi="Verdana" w:cstheme="majorBidi"/>
          <w:b/>
          <w:bCs/>
          <w:color w:val="548DD4" w:themeColor="text2" w:themeTint="99"/>
          <w:sz w:val="24"/>
          <w:szCs w:val="24"/>
          <w:lang w:val="es-ES" w:eastAsia="es-ES"/>
        </w:rPr>
      </w:pPr>
      <w:hyperlink r:id="rId20" w:history="1">
        <w:r w:rsidRPr="00061C93">
          <w:rPr>
            <w:rStyle w:val="Hipervnculo"/>
            <w:rFonts w:ascii="Verdana" w:hAnsi="Verdana"/>
            <w:b/>
            <w:color w:val="548DD4" w:themeColor="text2" w:themeTint="99"/>
            <w:sz w:val="24"/>
            <w:szCs w:val="24"/>
            <w:u w:val="none"/>
          </w:rPr>
          <w:t>RecuperarParadasMasCercanasPorLocalidadProvinciaPais</w:t>
        </w:r>
      </w:hyperlink>
    </w:p>
    <w:p w14:paraId="1F356DA1" w14:textId="77777777" w:rsidR="00952B24" w:rsidRPr="00915696" w:rsidRDefault="00952B24" w:rsidP="00952B24">
      <w:pPr>
        <w:rPr>
          <w:color w:val="000000" w:themeColor="text1"/>
          <w:lang w:val="es-ES" w:eastAsia="es-ES"/>
        </w:rPr>
      </w:pPr>
      <w:r w:rsidRPr="00915696">
        <w:rPr>
          <w:rFonts w:eastAsia="Times New Roman" w:cstheme="majorBidi"/>
          <w:b/>
          <w:bCs/>
          <w:i/>
          <w:color w:val="000000" w:themeColor="text1"/>
          <w:lang w:val="es-ES" w:eastAsia="es-ES"/>
        </w:rPr>
        <w:t>Detalle</w:t>
      </w:r>
      <w:r w:rsidRPr="00915696">
        <w:rPr>
          <w:rFonts w:eastAsia="Times New Roman" w:cstheme="majorBidi"/>
          <w:b/>
          <w:bCs/>
          <w:color w:val="000000" w:themeColor="text1"/>
          <w:lang w:val="es-ES" w:eastAsia="es-ES"/>
        </w:rPr>
        <w:t>:</w:t>
      </w:r>
      <w:r w:rsidR="00A3729D">
        <w:rPr>
          <w:rFonts w:eastAsia="Times New Roman" w:cs="Arial"/>
          <w:color w:val="000000" w:themeColor="text1"/>
          <w:lang w:val="es-ES" w:eastAsia="es-ES"/>
        </w:rPr>
        <w:t xml:space="preserve"> Devuelve  las paradas más cercanas para la localidad, provincia y país que recibe como parámetro.</w:t>
      </w:r>
      <w:r w:rsidRPr="00915696">
        <w:rPr>
          <w:color w:val="000000" w:themeColor="text1"/>
          <w:lang w:val="es-ES" w:eastAsia="es-ES"/>
        </w:rPr>
        <w:t xml:space="preserve"> </w:t>
      </w:r>
    </w:p>
    <w:p w14:paraId="5FBB7115" w14:textId="77777777" w:rsidR="00953AC8" w:rsidRPr="00915696" w:rsidRDefault="00953AC8" w:rsidP="00953AC8">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recibe:</w:t>
      </w:r>
    </w:p>
    <w:p w14:paraId="34EE2A4A" w14:textId="77777777" w:rsidR="00953AC8" w:rsidRPr="00915696" w:rsidRDefault="00953AC8" w:rsidP="00953AC8">
      <w:pPr>
        <w:rPr>
          <w:color w:val="000000" w:themeColor="text1"/>
          <w:lang w:val="es-ES" w:eastAsia="es-ES"/>
        </w:rPr>
      </w:pPr>
      <w:r w:rsidRPr="00915696">
        <w:rPr>
          <w:color w:val="000000" w:themeColor="text1"/>
          <w:lang w:val="es-ES" w:eastAsia="es-ES"/>
        </w:rPr>
        <w:t xml:space="preserve"> </w:t>
      </w:r>
    </w:p>
    <w:tbl>
      <w:tblPr>
        <w:tblStyle w:val="Tablaconcuadrcula"/>
        <w:tblW w:w="0" w:type="auto"/>
        <w:jc w:val="center"/>
        <w:tblLook w:val="04A0" w:firstRow="1" w:lastRow="0" w:firstColumn="1" w:lastColumn="0" w:noHBand="0" w:noVBand="1"/>
      </w:tblPr>
      <w:tblGrid>
        <w:gridCol w:w="3628"/>
        <w:gridCol w:w="1381"/>
        <w:gridCol w:w="2470"/>
      </w:tblGrid>
      <w:tr w:rsidR="008D5D3C" w:rsidRPr="00A3729D" w14:paraId="76BF9986" w14:textId="77777777" w:rsidTr="00887706">
        <w:trPr>
          <w:jc w:val="center"/>
        </w:trPr>
        <w:tc>
          <w:tcPr>
            <w:tcW w:w="3628" w:type="dxa"/>
          </w:tcPr>
          <w:p w14:paraId="2FD935CC" w14:textId="77777777" w:rsidR="008D5D3C" w:rsidRPr="00A3729D" w:rsidRDefault="008D5D3C" w:rsidP="00A3729D">
            <w:pPr>
              <w:jc w:val="center"/>
              <w:rPr>
                <w:b/>
                <w:color w:val="000000" w:themeColor="text1"/>
                <w:lang w:eastAsia="es-ES"/>
              </w:rPr>
            </w:pPr>
            <w:r w:rsidRPr="00A3729D">
              <w:rPr>
                <w:b/>
                <w:color w:val="000000" w:themeColor="text1"/>
                <w:lang w:eastAsia="es-ES"/>
              </w:rPr>
              <w:t>Nombre parámetro</w:t>
            </w:r>
          </w:p>
        </w:tc>
        <w:tc>
          <w:tcPr>
            <w:tcW w:w="1381" w:type="dxa"/>
          </w:tcPr>
          <w:p w14:paraId="3AF18F94" w14:textId="77777777" w:rsidR="008D5D3C" w:rsidRPr="00A3729D" w:rsidRDefault="008D5D3C" w:rsidP="00A3729D">
            <w:pPr>
              <w:jc w:val="center"/>
              <w:rPr>
                <w:b/>
                <w:color w:val="000000" w:themeColor="text1"/>
                <w:lang w:eastAsia="es-ES"/>
              </w:rPr>
            </w:pPr>
            <w:r w:rsidRPr="00A3729D">
              <w:rPr>
                <w:b/>
                <w:color w:val="000000" w:themeColor="text1"/>
                <w:lang w:eastAsia="es-ES"/>
              </w:rPr>
              <w:t>Tipo parámetro</w:t>
            </w:r>
          </w:p>
        </w:tc>
        <w:tc>
          <w:tcPr>
            <w:tcW w:w="2470" w:type="dxa"/>
          </w:tcPr>
          <w:p w14:paraId="601DEAA5" w14:textId="77777777" w:rsidR="008D5D3C" w:rsidRPr="00A3729D" w:rsidRDefault="008D5D3C" w:rsidP="00A3729D">
            <w:pPr>
              <w:jc w:val="center"/>
              <w:rPr>
                <w:b/>
                <w:color w:val="000000" w:themeColor="text1"/>
                <w:lang w:eastAsia="es-ES"/>
              </w:rPr>
            </w:pPr>
            <w:r w:rsidRPr="00A3729D">
              <w:rPr>
                <w:b/>
                <w:color w:val="000000" w:themeColor="text1"/>
                <w:lang w:eastAsia="es-ES"/>
              </w:rPr>
              <w:t>Descripción</w:t>
            </w:r>
          </w:p>
        </w:tc>
      </w:tr>
      <w:tr w:rsidR="00A3729D" w:rsidRPr="00915696" w14:paraId="506B1F6E" w14:textId="77777777" w:rsidTr="00062CF0">
        <w:trPr>
          <w:jc w:val="center"/>
        </w:trPr>
        <w:tc>
          <w:tcPr>
            <w:tcW w:w="3628" w:type="dxa"/>
          </w:tcPr>
          <w:p w14:paraId="2F71A4DD" w14:textId="77777777" w:rsidR="00A3729D" w:rsidRPr="00915696" w:rsidRDefault="00A3729D" w:rsidP="00062CF0">
            <w:pPr>
              <w:rPr>
                <w:color w:val="000000" w:themeColor="text1"/>
                <w:lang w:eastAsia="es-ES"/>
              </w:rPr>
            </w:pPr>
            <w:r w:rsidRPr="00915696">
              <w:rPr>
                <w:color w:val="000000" w:themeColor="text1"/>
                <w:lang w:eastAsia="es-ES"/>
              </w:rPr>
              <w:t>usuario</w:t>
            </w:r>
          </w:p>
        </w:tc>
        <w:tc>
          <w:tcPr>
            <w:tcW w:w="1381" w:type="dxa"/>
          </w:tcPr>
          <w:p w14:paraId="35CE7D70" w14:textId="77777777" w:rsidR="00A3729D" w:rsidRPr="00915696" w:rsidRDefault="00A3729D" w:rsidP="00062CF0">
            <w:pPr>
              <w:rPr>
                <w:color w:val="000000" w:themeColor="text1"/>
                <w:lang w:eastAsia="es-ES"/>
              </w:rPr>
            </w:pPr>
            <w:r w:rsidRPr="00915696">
              <w:rPr>
                <w:color w:val="000000" w:themeColor="text1"/>
                <w:lang w:eastAsia="es-ES"/>
              </w:rPr>
              <w:t>string</w:t>
            </w:r>
          </w:p>
        </w:tc>
        <w:tc>
          <w:tcPr>
            <w:tcW w:w="2470" w:type="dxa"/>
          </w:tcPr>
          <w:p w14:paraId="4DAF12A5" w14:textId="77777777" w:rsidR="00A3729D" w:rsidRPr="00915696" w:rsidRDefault="00A3729D" w:rsidP="00062CF0">
            <w:pPr>
              <w:rPr>
                <w:color w:val="000000" w:themeColor="text1"/>
                <w:lang w:eastAsia="es-ES"/>
              </w:rPr>
            </w:pPr>
            <w:r w:rsidRPr="00915696">
              <w:rPr>
                <w:color w:val="000000" w:themeColor="text1"/>
                <w:lang w:eastAsia="es-ES"/>
              </w:rPr>
              <w:t>Usuario de seguridad</w:t>
            </w:r>
          </w:p>
        </w:tc>
      </w:tr>
      <w:tr w:rsidR="00A3729D" w:rsidRPr="00915696" w14:paraId="4F959919" w14:textId="77777777" w:rsidTr="00062CF0">
        <w:trPr>
          <w:jc w:val="center"/>
        </w:trPr>
        <w:tc>
          <w:tcPr>
            <w:tcW w:w="3628" w:type="dxa"/>
          </w:tcPr>
          <w:p w14:paraId="38A1907C" w14:textId="77777777" w:rsidR="00A3729D" w:rsidRPr="00915696" w:rsidRDefault="00A3729D" w:rsidP="00062CF0">
            <w:pPr>
              <w:rPr>
                <w:color w:val="000000" w:themeColor="text1"/>
                <w:lang w:eastAsia="es-ES"/>
              </w:rPr>
            </w:pPr>
            <w:r w:rsidRPr="00915696">
              <w:rPr>
                <w:color w:val="000000" w:themeColor="text1"/>
                <w:lang w:eastAsia="es-ES"/>
              </w:rPr>
              <w:t>clave</w:t>
            </w:r>
          </w:p>
        </w:tc>
        <w:tc>
          <w:tcPr>
            <w:tcW w:w="1381" w:type="dxa"/>
          </w:tcPr>
          <w:p w14:paraId="2930B080" w14:textId="77777777" w:rsidR="00A3729D" w:rsidRPr="00915696" w:rsidRDefault="00A3729D" w:rsidP="00062CF0">
            <w:pPr>
              <w:rPr>
                <w:color w:val="000000" w:themeColor="text1"/>
                <w:lang w:eastAsia="es-ES"/>
              </w:rPr>
            </w:pPr>
            <w:r w:rsidRPr="00915696">
              <w:rPr>
                <w:color w:val="000000" w:themeColor="text1"/>
                <w:lang w:eastAsia="es-ES"/>
              </w:rPr>
              <w:t>string</w:t>
            </w:r>
          </w:p>
        </w:tc>
        <w:tc>
          <w:tcPr>
            <w:tcW w:w="2470" w:type="dxa"/>
          </w:tcPr>
          <w:p w14:paraId="4BEFF4F8" w14:textId="77777777" w:rsidR="00A3729D" w:rsidRPr="00915696" w:rsidRDefault="00A3729D" w:rsidP="00062CF0">
            <w:pPr>
              <w:rPr>
                <w:color w:val="000000" w:themeColor="text1"/>
                <w:lang w:eastAsia="es-ES"/>
              </w:rPr>
            </w:pPr>
            <w:r w:rsidRPr="00915696">
              <w:rPr>
                <w:color w:val="000000" w:themeColor="text1"/>
                <w:lang w:eastAsia="es-ES"/>
              </w:rPr>
              <w:t>Clave de seguridad</w:t>
            </w:r>
          </w:p>
        </w:tc>
      </w:tr>
      <w:tr w:rsidR="008D5D3C" w:rsidRPr="00915696" w14:paraId="0D0CFEC3" w14:textId="77777777" w:rsidTr="00887706">
        <w:trPr>
          <w:jc w:val="center"/>
        </w:trPr>
        <w:tc>
          <w:tcPr>
            <w:tcW w:w="3628" w:type="dxa"/>
          </w:tcPr>
          <w:p w14:paraId="391F271A" w14:textId="77777777" w:rsidR="008D5D3C" w:rsidRPr="00915696" w:rsidRDefault="008D5D3C" w:rsidP="0032324B">
            <w:pPr>
              <w:rPr>
                <w:color w:val="000000" w:themeColor="text1"/>
                <w:lang w:eastAsia="es-ES"/>
              </w:rPr>
            </w:pPr>
            <w:r w:rsidRPr="00915696">
              <w:rPr>
                <w:color w:val="000000" w:themeColor="text1"/>
                <w:lang w:eastAsia="es-ES"/>
              </w:rPr>
              <w:t>latitud</w:t>
            </w:r>
          </w:p>
        </w:tc>
        <w:tc>
          <w:tcPr>
            <w:tcW w:w="1381" w:type="dxa"/>
          </w:tcPr>
          <w:p w14:paraId="7B2BF42C" w14:textId="77777777" w:rsidR="008D5D3C" w:rsidRPr="00915696" w:rsidRDefault="008D5D3C" w:rsidP="0032324B">
            <w:pPr>
              <w:rPr>
                <w:color w:val="000000" w:themeColor="text1"/>
                <w:lang w:eastAsia="es-ES"/>
              </w:rPr>
            </w:pPr>
            <w:r w:rsidRPr="00915696">
              <w:rPr>
                <w:color w:val="000000" w:themeColor="text1"/>
                <w:lang w:eastAsia="es-ES"/>
              </w:rPr>
              <w:t>double</w:t>
            </w:r>
          </w:p>
        </w:tc>
        <w:tc>
          <w:tcPr>
            <w:tcW w:w="2470" w:type="dxa"/>
          </w:tcPr>
          <w:p w14:paraId="6043331E" w14:textId="77777777" w:rsidR="008D5D3C" w:rsidRPr="00915696" w:rsidRDefault="008D5D3C" w:rsidP="0032324B">
            <w:pPr>
              <w:rPr>
                <w:color w:val="000000" w:themeColor="text1"/>
                <w:lang w:eastAsia="es-ES"/>
              </w:rPr>
            </w:pPr>
            <w:r w:rsidRPr="00915696">
              <w:rPr>
                <w:color w:val="000000" w:themeColor="text1"/>
                <w:lang w:eastAsia="es-ES"/>
              </w:rPr>
              <w:t>Latitud con signo</w:t>
            </w:r>
          </w:p>
        </w:tc>
      </w:tr>
      <w:tr w:rsidR="008D5D3C" w:rsidRPr="00915696" w14:paraId="3C184DC3" w14:textId="77777777" w:rsidTr="00887706">
        <w:trPr>
          <w:jc w:val="center"/>
        </w:trPr>
        <w:tc>
          <w:tcPr>
            <w:tcW w:w="3628" w:type="dxa"/>
          </w:tcPr>
          <w:p w14:paraId="469631CA" w14:textId="77777777" w:rsidR="008D5D3C" w:rsidRPr="00915696" w:rsidRDefault="008D5D3C" w:rsidP="0032324B">
            <w:pPr>
              <w:rPr>
                <w:color w:val="000000" w:themeColor="text1"/>
                <w:lang w:eastAsia="es-ES"/>
              </w:rPr>
            </w:pPr>
            <w:r w:rsidRPr="00915696">
              <w:rPr>
                <w:color w:val="000000" w:themeColor="text1"/>
                <w:lang w:eastAsia="es-ES"/>
              </w:rPr>
              <w:t>longitud</w:t>
            </w:r>
          </w:p>
        </w:tc>
        <w:tc>
          <w:tcPr>
            <w:tcW w:w="1381" w:type="dxa"/>
          </w:tcPr>
          <w:p w14:paraId="0B010002" w14:textId="77777777" w:rsidR="008D5D3C" w:rsidRPr="00915696" w:rsidRDefault="008D5D3C" w:rsidP="0032324B">
            <w:pPr>
              <w:rPr>
                <w:color w:val="000000" w:themeColor="text1"/>
                <w:lang w:eastAsia="es-ES"/>
              </w:rPr>
            </w:pPr>
            <w:r w:rsidRPr="00915696">
              <w:rPr>
                <w:color w:val="000000" w:themeColor="text1"/>
                <w:lang w:eastAsia="es-ES"/>
              </w:rPr>
              <w:t>double</w:t>
            </w:r>
          </w:p>
        </w:tc>
        <w:tc>
          <w:tcPr>
            <w:tcW w:w="2470" w:type="dxa"/>
          </w:tcPr>
          <w:p w14:paraId="4069F63D" w14:textId="77777777" w:rsidR="008D5D3C" w:rsidRPr="00915696" w:rsidRDefault="008D5D3C" w:rsidP="0032324B">
            <w:pPr>
              <w:rPr>
                <w:color w:val="000000" w:themeColor="text1"/>
                <w:lang w:eastAsia="es-ES"/>
              </w:rPr>
            </w:pPr>
            <w:r w:rsidRPr="00915696">
              <w:rPr>
                <w:color w:val="000000" w:themeColor="text1"/>
                <w:lang w:eastAsia="es-ES"/>
              </w:rPr>
              <w:t>Longitud con signo</w:t>
            </w:r>
          </w:p>
        </w:tc>
      </w:tr>
      <w:tr w:rsidR="008D5D3C" w:rsidRPr="00915696" w14:paraId="11DB9297" w14:textId="77777777" w:rsidTr="00887706">
        <w:trPr>
          <w:jc w:val="center"/>
        </w:trPr>
        <w:tc>
          <w:tcPr>
            <w:tcW w:w="3628" w:type="dxa"/>
          </w:tcPr>
          <w:p w14:paraId="0B6C163F" w14:textId="77777777" w:rsidR="008D5D3C" w:rsidRPr="00915696" w:rsidRDefault="00A3729D" w:rsidP="0032324B">
            <w:pPr>
              <w:rPr>
                <w:color w:val="000000" w:themeColor="text1"/>
                <w:lang w:eastAsia="es-ES"/>
              </w:rPr>
            </w:pPr>
            <w:r>
              <w:rPr>
                <w:color w:val="000000" w:themeColor="text1"/>
                <w:lang w:eastAsia="es-ES"/>
              </w:rPr>
              <w:t>listaCodigosEmpresa</w:t>
            </w:r>
          </w:p>
        </w:tc>
        <w:tc>
          <w:tcPr>
            <w:tcW w:w="1381" w:type="dxa"/>
          </w:tcPr>
          <w:p w14:paraId="4C9E31A6" w14:textId="77777777" w:rsidR="008D5D3C" w:rsidRPr="00915696" w:rsidRDefault="00A3729D" w:rsidP="0032324B">
            <w:pPr>
              <w:rPr>
                <w:color w:val="000000" w:themeColor="text1"/>
                <w:lang w:eastAsia="es-ES"/>
              </w:rPr>
            </w:pPr>
            <w:r>
              <w:rPr>
                <w:color w:val="000000" w:themeColor="text1"/>
                <w:lang w:eastAsia="es-ES"/>
              </w:rPr>
              <w:t>string</w:t>
            </w:r>
          </w:p>
        </w:tc>
        <w:tc>
          <w:tcPr>
            <w:tcW w:w="2470" w:type="dxa"/>
          </w:tcPr>
          <w:p w14:paraId="6BE38112" w14:textId="77777777" w:rsidR="008D5D3C" w:rsidRPr="00915696" w:rsidRDefault="00A3729D" w:rsidP="0032324B">
            <w:pPr>
              <w:rPr>
                <w:color w:val="000000" w:themeColor="text1"/>
                <w:lang w:eastAsia="es-ES"/>
              </w:rPr>
            </w:pPr>
            <w:r>
              <w:rPr>
                <w:color w:val="000000" w:themeColor="text1"/>
                <w:lang w:eastAsia="es-ES"/>
              </w:rPr>
              <w:t>Lista de códigos de empresa</w:t>
            </w:r>
            <w:r w:rsidR="00C53AD9">
              <w:rPr>
                <w:color w:val="000000" w:themeColor="text1"/>
                <w:lang w:eastAsia="es-ES"/>
              </w:rPr>
              <w:t>s</w:t>
            </w:r>
          </w:p>
        </w:tc>
      </w:tr>
      <w:tr w:rsidR="008D5D3C" w:rsidRPr="00915696" w14:paraId="3156630A" w14:textId="77777777" w:rsidTr="00887706">
        <w:trPr>
          <w:jc w:val="center"/>
        </w:trPr>
        <w:tc>
          <w:tcPr>
            <w:tcW w:w="3628" w:type="dxa"/>
          </w:tcPr>
          <w:p w14:paraId="2F9378DB" w14:textId="77777777" w:rsidR="008D5D3C" w:rsidRPr="00915696" w:rsidRDefault="00A3729D" w:rsidP="0032324B">
            <w:pPr>
              <w:rPr>
                <w:color w:val="000000" w:themeColor="text1"/>
                <w:lang w:eastAsia="es-ES"/>
              </w:rPr>
            </w:pPr>
            <w:r>
              <w:rPr>
                <w:color w:val="000000" w:themeColor="text1"/>
                <w:lang w:eastAsia="es-ES"/>
              </w:rPr>
              <w:t>descripcionProvincia</w:t>
            </w:r>
          </w:p>
        </w:tc>
        <w:tc>
          <w:tcPr>
            <w:tcW w:w="1381" w:type="dxa"/>
          </w:tcPr>
          <w:p w14:paraId="479046C5" w14:textId="77777777" w:rsidR="008D5D3C" w:rsidRPr="00915696" w:rsidRDefault="00A3729D" w:rsidP="0032324B">
            <w:pPr>
              <w:rPr>
                <w:color w:val="000000" w:themeColor="text1"/>
                <w:lang w:eastAsia="es-ES"/>
              </w:rPr>
            </w:pPr>
            <w:r>
              <w:rPr>
                <w:color w:val="000000" w:themeColor="text1"/>
                <w:lang w:eastAsia="es-ES"/>
              </w:rPr>
              <w:t>String</w:t>
            </w:r>
          </w:p>
        </w:tc>
        <w:tc>
          <w:tcPr>
            <w:tcW w:w="2470" w:type="dxa"/>
          </w:tcPr>
          <w:p w14:paraId="04F7CBE9" w14:textId="77777777" w:rsidR="008D5D3C" w:rsidRPr="00915696" w:rsidRDefault="00B4498F" w:rsidP="0032324B">
            <w:pPr>
              <w:rPr>
                <w:color w:val="000000" w:themeColor="text1"/>
                <w:lang w:eastAsia="es-ES"/>
              </w:rPr>
            </w:pPr>
            <w:r>
              <w:rPr>
                <w:color w:val="000000" w:themeColor="text1"/>
                <w:lang w:eastAsia="es-ES"/>
              </w:rPr>
              <w:t>Descripción de provincia</w:t>
            </w:r>
          </w:p>
        </w:tc>
      </w:tr>
      <w:tr w:rsidR="008D5D3C" w:rsidRPr="00915696" w14:paraId="4E50443B" w14:textId="77777777" w:rsidTr="00887706">
        <w:trPr>
          <w:jc w:val="center"/>
        </w:trPr>
        <w:tc>
          <w:tcPr>
            <w:tcW w:w="3628" w:type="dxa"/>
          </w:tcPr>
          <w:p w14:paraId="5A2255B7" w14:textId="77777777" w:rsidR="008D5D3C" w:rsidRPr="00915696" w:rsidRDefault="00A3729D" w:rsidP="0032324B">
            <w:pPr>
              <w:rPr>
                <w:color w:val="000000" w:themeColor="text1"/>
                <w:lang w:eastAsia="es-ES"/>
              </w:rPr>
            </w:pPr>
            <w:r>
              <w:rPr>
                <w:color w:val="000000" w:themeColor="text1"/>
                <w:lang w:eastAsia="es-ES"/>
              </w:rPr>
              <w:t>descripcionPais</w:t>
            </w:r>
          </w:p>
        </w:tc>
        <w:tc>
          <w:tcPr>
            <w:tcW w:w="1381" w:type="dxa"/>
          </w:tcPr>
          <w:p w14:paraId="723F3A93" w14:textId="77777777" w:rsidR="008D5D3C" w:rsidRPr="00915696" w:rsidRDefault="00A3729D" w:rsidP="0032324B">
            <w:pPr>
              <w:rPr>
                <w:color w:val="000000" w:themeColor="text1"/>
                <w:lang w:eastAsia="es-ES"/>
              </w:rPr>
            </w:pPr>
            <w:r>
              <w:rPr>
                <w:color w:val="000000" w:themeColor="text1"/>
                <w:lang w:eastAsia="es-ES"/>
              </w:rPr>
              <w:t>string</w:t>
            </w:r>
          </w:p>
        </w:tc>
        <w:tc>
          <w:tcPr>
            <w:tcW w:w="2470" w:type="dxa"/>
          </w:tcPr>
          <w:p w14:paraId="7EB70538" w14:textId="77777777" w:rsidR="008D5D3C" w:rsidRPr="00915696" w:rsidRDefault="00B4498F" w:rsidP="0032324B">
            <w:pPr>
              <w:rPr>
                <w:color w:val="000000" w:themeColor="text1"/>
                <w:lang w:eastAsia="es-ES"/>
              </w:rPr>
            </w:pPr>
            <w:r>
              <w:rPr>
                <w:color w:val="000000" w:themeColor="text1"/>
                <w:lang w:eastAsia="es-ES"/>
              </w:rPr>
              <w:t>Descripción de país</w:t>
            </w:r>
          </w:p>
        </w:tc>
      </w:tr>
      <w:tr w:rsidR="00B4498F" w:rsidRPr="00915696" w14:paraId="034C8E86" w14:textId="77777777" w:rsidTr="00062CF0">
        <w:trPr>
          <w:jc w:val="center"/>
        </w:trPr>
        <w:tc>
          <w:tcPr>
            <w:tcW w:w="3628" w:type="dxa"/>
          </w:tcPr>
          <w:p w14:paraId="78567441" w14:textId="77777777" w:rsidR="00B4498F" w:rsidRPr="00AD63E8" w:rsidRDefault="00B4498F" w:rsidP="00062CF0">
            <w:pPr>
              <w:rPr>
                <w:rFonts w:eastAsia="Times New Roman" w:cs="Arial"/>
                <w:color w:val="000000" w:themeColor="text1"/>
                <w:lang w:eastAsia="es-ES"/>
              </w:rPr>
            </w:pPr>
            <w:r>
              <w:rPr>
                <w:rFonts w:eastAsia="Times New Roman" w:cs="Arial"/>
                <w:color w:val="000000" w:themeColor="text1"/>
                <w:lang w:eastAsia="es-ES"/>
              </w:rPr>
              <w:t>isInteligente</w:t>
            </w:r>
          </w:p>
        </w:tc>
        <w:tc>
          <w:tcPr>
            <w:tcW w:w="1381" w:type="dxa"/>
          </w:tcPr>
          <w:p w14:paraId="27B6E63D" w14:textId="77777777" w:rsidR="00B4498F" w:rsidRDefault="00B4498F" w:rsidP="00062CF0">
            <w:pPr>
              <w:rPr>
                <w:rFonts w:eastAsia="Times New Roman" w:cs="Arial"/>
                <w:color w:val="000000" w:themeColor="text1"/>
                <w:lang w:eastAsia="es-ES"/>
              </w:rPr>
            </w:pPr>
            <w:r>
              <w:rPr>
                <w:rFonts w:eastAsia="Times New Roman" w:cs="Arial"/>
                <w:color w:val="000000" w:themeColor="text1"/>
                <w:lang w:eastAsia="es-ES"/>
              </w:rPr>
              <w:t>boolean</w:t>
            </w:r>
          </w:p>
        </w:tc>
        <w:tc>
          <w:tcPr>
            <w:tcW w:w="2470" w:type="dxa"/>
          </w:tcPr>
          <w:p w14:paraId="2EAB78F8" w14:textId="77777777" w:rsidR="00B4498F" w:rsidRPr="00AD63E8" w:rsidRDefault="00B4498F" w:rsidP="00062CF0">
            <w:pPr>
              <w:rPr>
                <w:rFonts w:eastAsia="Times New Roman" w:cs="Arial"/>
                <w:color w:val="000000" w:themeColor="text1"/>
                <w:lang w:eastAsia="es-ES"/>
              </w:rPr>
            </w:pPr>
            <w:r w:rsidRPr="00AD63E8">
              <w:rPr>
                <w:rFonts w:eastAsia="Times New Roman" w:cs="Arial"/>
                <w:color w:val="000000" w:themeColor="text1"/>
                <w:lang w:eastAsia="es-ES"/>
              </w:rPr>
              <w:t xml:space="preserve">Setear este valor en 1 si es </w:t>
            </w:r>
            <w:r>
              <w:rPr>
                <w:rFonts w:eastAsia="Times New Roman" w:cs="Arial"/>
                <w:color w:val="000000" w:themeColor="text1"/>
                <w:lang w:eastAsia="es-ES"/>
              </w:rPr>
              <w:t>inteligente, de lo contrario en 0.</w:t>
            </w:r>
          </w:p>
        </w:tc>
      </w:tr>
    </w:tbl>
    <w:p w14:paraId="2B0468A6" w14:textId="77777777" w:rsidR="00953AC8" w:rsidRPr="00915696" w:rsidRDefault="00953AC8" w:rsidP="00953AC8">
      <w:pPr>
        <w:rPr>
          <w:color w:val="000000" w:themeColor="text1"/>
          <w:lang w:val="es-ES" w:eastAsia="es-ES"/>
        </w:rPr>
      </w:pPr>
    </w:p>
    <w:p w14:paraId="632F6419" w14:textId="77777777" w:rsidR="00F8598E" w:rsidRPr="00915696" w:rsidRDefault="00F8598E" w:rsidP="00F8598E">
      <w:pPr>
        <w:rPr>
          <w:i/>
          <w:color w:val="000000" w:themeColor="text1"/>
          <w:lang w:val="es-ES" w:eastAsia="es-ES"/>
        </w:rPr>
      </w:pPr>
      <w:r w:rsidRPr="00915696">
        <w:rPr>
          <w:rFonts w:eastAsiaTheme="majorEastAsia" w:cstheme="majorBidi"/>
          <w:b/>
          <w:bCs/>
          <w:i/>
          <w:color w:val="000000" w:themeColor="text1"/>
          <w:lang w:val="es-ES"/>
        </w:rPr>
        <w:t>Parámetros que devuelve:</w:t>
      </w:r>
      <w:r w:rsidR="00D601C2">
        <w:rPr>
          <w:rFonts w:eastAsiaTheme="majorEastAsia" w:cstheme="majorBidi"/>
          <w:b/>
          <w:bCs/>
          <w:i/>
          <w:color w:val="000000" w:themeColor="text1"/>
          <w:lang w:val="es-ES"/>
        </w:rPr>
        <w:t xml:space="preserve"> string</w:t>
      </w:r>
    </w:p>
    <w:p w14:paraId="2C2001FA" w14:textId="77777777" w:rsidR="00C816C7" w:rsidRPr="00BC22A4" w:rsidRDefault="00C816C7" w:rsidP="00C816C7">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Array ‘</w:t>
      </w:r>
      <w:r>
        <w:rPr>
          <w:rFonts w:eastAsia="Times New Roman" w:cstheme="majorBidi"/>
          <w:bCs/>
          <w:color w:val="000000" w:themeColor="text1"/>
          <w:lang w:val="es-ES" w:eastAsia="es-ES"/>
        </w:rPr>
        <w:t>Paradas’</w:t>
      </w:r>
      <w:r w:rsidRPr="00BC22A4">
        <w:rPr>
          <w:rFonts w:eastAsia="Times New Roman" w:cstheme="majorBidi"/>
          <w:bCs/>
          <w:color w:val="000000" w:themeColor="text1"/>
          <w:lang w:val="es-ES" w:eastAsia="es-ES"/>
        </w:rPr>
        <w:t>:</w:t>
      </w:r>
    </w:p>
    <w:p w14:paraId="62F8A710" w14:textId="77777777" w:rsidR="00C816C7" w:rsidRPr="00773244" w:rsidRDefault="00C816C7" w:rsidP="00C816C7">
      <w:pPr>
        <w:pStyle w:val="Prrafodelista"/>
        <w:numPr>
          <w:ilvl w:val="0"/>
          <w:numId w:val="15"/>
        </w:numPr>
        <w:shd w:val="clear" w:color="auto" w:fill="FFFFFF"/>
        <w:spacing w:after="0" w:line="240" w:lineRule="auto"/>
        <w:rPr>
          <w:rFonts w:eastAsia="Times New Roman" w:cs="Arial"/>
          <w:color w:val="222222"/>
          <w:lang w:eastAsia="es-ES"/>
        </w:rPr>
      </w:pPr>
      <w:r w:rsidRPr="00773244">
        <w:rPr>
          <w:rFonts w:eastAsia="Times New Roman" w:cs="Arial"/>
          <w:color w:val="222222"/>
          <w:lang w:eastAsia="es-ES"/>
        </w:rPr>
        <w:t>codigoParada</w:t>
      </w:r>
    </w:p>
    <w:p w14:paraId="782E0972" w14:textId="77777777" w:rsidR="00C816C7" w:rsidRPr="00773244" w:rsidRDefault="00C816C7" w:rsidP="00C816C7">
      <w:pPr>
        <w:pStyle w:val="Prrafodelista"/>
        <w:numPr>
          <w:ilvl w:val="0"/>
          <w:numId w:val="15"/>
        </w:numPr>
        <w:shd w:val="clear" w:color="auto" w:fill="FFFFFF"/>
        <w:spacing w:after="0" w:line="240" w:lineRule="auto"/>
        <w:rPr>
          <w:rFonts w:eastAsia="Times New Roman" w:cs="Arial"/>
          <w:color w:val="222222"/>
          <w:lang w:eastAsia="es-ES"/>
        </w:rPr>
      </w:pPr>
      <w:r w:rsidRPr="00773244">
        <w:rPr>
          <w:rFonts w:eastAsia="Times New Roman" w:cs="Arial"/>
          <w:color w:val="222222"/>
          <w:lang w:eastAsia="es-ES"/>
        </w:rPr>
        <w:t>identificador (De parada)</w:t>
      </w:r>
    </w:p>
    <w:p w14:paraId="192D4531" w14:textId="77777777" w:rsidR="00C816C7" w:rsidRPr="00773244" w:rsidRDefault="00C816C7" w:rsidP="00C816C7">
      <w:pPr>
        <w:pStyle w:val="Prrafodelista"/>
        <w:numPr>
          <w:ilvl w:val="0"/>
          <w:numId w:val="15"/>
        </w:numPr>
        <w:shd w:val="clear" w:color="auto" w:fill="FFFFFF"/>
        <w:spacing w:after="0" w:line="240" w:lineRule="auto"/>
        <w:rPr>
          <w:rFonts w:eastAsia="Times New Roman" w:cs="Arial"/>
          <w:color w:val="222222"/>
          <w:lang w:eastAsia="es-ES"/>
        </w:rPr>
      </w:pPr>
      <w:r w:rsidRPr="00773244">
        <w:rPr>
          <w:rFonts w:eastAsia="Times New Roman" w:cs="Arial"/>
          <w:color w:val="222222"/>
          <w:lang w:eastAsia="es-ES"/>
        </w:rPr>
        <w:t>descripci</w:t>
      </w:r>
      <w:r>
        <w:rPr>
          <w:rFonts w:eastAsia="Times New Roman" w:cs="Arial"/>
          <w:color w:val="222222"/>
          <w:lang w:eastAsia="es-ES"/>
        </w:rPr>
        <w:t>ó</w:t>
      </w:r>
      <w:r w:rsidRPr="00773244">
        <w:rPr>
          <w:rFonts w:eastAsia="Times New Roman" w:cs="Arial"/>
          <w:color w:val="222222"/>
          <w:lang w:eastAsia="es-ES"/>
        </w:rPr>
        <w:t>n (De parada)</w:t>
      </w:r>
    </w:p>
    <w:p w14:paraId="78C41621" w14:textId="77777777" w:rsidR="00C816C7" w:rsidRDefault="00C816C7" w:rsidP="00C816C7">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calle principal usuario</w:t>
      </w:r>
    </w:p>
    <w:p w14:paraId="1591EC13" w14:textId="77777777" w:rsidR="00C816C7" w:rsidRDefault="00C816C7" w:rsidP="00C816C7">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calle intersección usuario</w:t>
      </w:r>
    </w:p>
    <w:p w14:paraId="1A1A4097" w14:textId="77777777" w:rsidR="00C816C7" w:rsidRDefault="00C816C7" w:rsidP="00C816C7">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latitud</w:t>
      </w:r>
    </w:p>
    <w:p w14:paraId="7C2C905B" w14:textId="77777777" w:rsidR="00C816C7" w:rsidRPr="00773244" w:rsidRDefault="00C816C7" w:rsidP="00C816C7">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longitud</w:t>
      </w:r>
    </w:p>
    <w:p w14:paraId="54AAF967" w14:textId="77777777" w:rsidR="00C816C7" w:rsidRDefault="00C816C7" w:rsidP="00C816C7">
      <w:pPr>
        <w:rPr>
          <w:i/>
          <w:color w:val="000000" w:themeColor="text1"/>
          <w:lang w:val="es-ES" w:eastAsia="es-ES"/>
        </w:rPr>
      </w:pPr>
    </w:p>
    <w:p w14:paraId="3E2ED87B" w14:textId="77777777" w:rsidR="00C816C7" w:rsidRPr="00897B9B" w:rsidRDefault="00C816C7" w:rsidP="00C816C7">
      <w:pPr>
        <w:spacing w:before="136" w:after="100" w:afterAutospacing="1" w:line="240" w:lineRule="auto"/>
        <w:rPr>
          <w:i/>
        </w:rPr>
      </w:pPr>
      <w:r w:rsidRPr="00897B9B">
        <w:rPr>
          <w:b/>
          <w:i/>
          <w:u w:val="single"/>
        </w:rPr>
        <w:t xml:space="preserve">Devoluciones con error: </w:t>
      </w:r>
    </w:p>
    <w:p w14:paraId="2633CE63" w14:textId="77777777" w:rsidR="00C816C7" w:rsidRPr="004877A4" w:rsidRDefault="00C816C7" w:rsidP="00C816C7">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-1|No</w:t>
      </w:r>
      <w:r>
        <w:rPr>
          <w:rFonts w:eastAsia="Times New Roman" w:cs="Arial"/>
          <w:color w:val="222222"/>
          <w:lang w:eastAsia="es-ES"/>
        </w:rPr>
        <w:t xml:space="preserve"> e</w:t>
      </w:r>
      <w:r w:rsidRPr="004877A4">
        <w:rPr>
          <w:rFonts w:eastAsia="Times New Roman" w:cs="Arial"/>
          <w:color w:val="222222"/>
          <w:lang w:eastAsia="es-ES"/>
        </w:rPr>
        <w:t>xisten</w:t>
      </w:r>
      <w:r>
        <w:rPr>
          <w:rFonts w:eastAsia="Times New Roman" w:cs="Arial"/>
          <w:color w:val="222222"/>
          <w:lang w:eastAsia="es-ES"/>
        </w:rPr>
        <w:t xml:space="preserve"> paradas para esa localidad y provincia</w:t>
      </w:r>
    </w:p>
    <w:p w14:paraId="2C816E6E" w14:textId="77777777" w:rsidR="00C816C7" w:rsidRDefault="00C816C7" w:rsidP="00C816C7">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w:t>
      </w:r>
      <w:r>
        <w:rPr>
          <w:rFonts w:eastAsia="Times New Roman" w:cs="Arial"/>
          <w:color w:val="222222"/>
          <w:lang w:eastAsia="es-ES"/>
        </w:rPr>
        <w:t>8|</w:t>
      </w:r>
      <w:r w:rsidRPr="004877A4">
        <w:rPr>
          <w:rFonts w:eastAsia="Times New Roman" w:cs="Arial"/>
          <w:color w:val="222222"/>
          <w:lang w:eastAsia="es-ES"/>
        </w:rPr>
        <w:t>ErrorDeLogueo</w:t>
      </w:r>
    </w:p>
    <w:p w14:paraId="7C7629DB" w14:textId="77777777" w:rsidR="00915696" w:rsidRPr="00915696" w:rsidRDefault="00915696" w:rsidP="00F8598E">
      <w:pPr>
        <w:pStyle w:val="Prrafodelista"/>
        <w:ind w:left="2160"/>
        <w:rPr>
          <w:color w:val="000000" w:themeColor="text1"/>
          <w:lang w:val="es-ES" w:eastAsia="es-ES"/>
        </w:rPr>
      </w:pPr>
    </w:p>
    <w:p w14:paraId="5C30A3BA" w14:textId="77777777" w:rsidR="00915696" w:rsidRPr="00061C93" w:rsidRDefault="00D601C2" w:rsidP="00061C93">
      <w:pPr>
        <w:pStyle w:val="Prrafodelista"/>
        <w:keepNext/>
        <w:keepLines/>
        <w:numPr>
          <w:ilvl w:val="0"/>
          <w:numId w:val="22"/>
        </w:numPr>
        <w:spacing w:before="200"/>
        <w:outlineLvl w:val="1"/>
        <w:rPr>
          <w:rFonts w:ascii="Verdana" w:eastAsia="Times New Roman" w:hAnsi="Verdana" w:cstheme="majorBidi"/>
          <w:b/>
          <w:bCs/>
          <w:color w:val="548DD4" w:themeColor="text2" w:themeTint="99"/>
          <w:sz w:val="24"/>
          <w:szCs w:val="24"/>
        </w:rPr>
      </w:pPr>
      <w:hyperlink r:id="rId21" w:history="1">
        <w:r w:rsidRPr="00061C93">
          <w:rPr>
            <w:rStyle w:val="Hipervnculo"/>
            <w:rFonts w:ascii="Verdana" w:hAnsi="Verdana"/>
            <w:b/>
            <w:color w:val="548DD4" w:themeColor="text2" w:themeTint="99"/>
            <w:sz w:val="24"/>
            <w:szCs w:val="24"/>
            <w:u w:val="none"/>
          </w:rPr>
          <w:t>RecuperarParadasPorLineaCalleEInterseccion</w:t>
        </w:r>
      </w:hyperlink>
    </w:p>
    <w:p w14:paraId="5106096F" w14:textId="77777777" w:rsidR="00915696" w:rsidRPr="00915696" w:rsidRDefault="00915696" w:rsidP="00915696">
      <w:pPr>
        <w:rPr>
          <w:color w:val="000000" w:themeColor="text1"/>
        </w:rPr>
      </w:pPr>
      <w:r w:rsidRPr="00915696">
        <w:rPr>
          <w:rFonts w:eastAsia="Times New Roman" w:cstheme="majorBidi"/>
          <w:b/>
          <w:bCs/>
          <w:i/>
          <w:color w:val="000000" w:themeColor="text1"/>
        </w:rPr>
        <w:t>Descripción</w:t>
      </w:r>
      <w:r w:rsidRPr="00915696">
        <w:rPr>
          <w:rFonts w:eastAsia="Times New Roman" w:cstheme="majorBidi"/>
          <w:b/>
          <w:bCs/>
          <w:color w:val="000000" w:themeColor="text1"/>
          <w:sz w:val="26"/>
          <w:szCs w:val="26"/>
        </w:rPr>
        <w:t>:</w:t>
      </w:r>
      <w:r w:rsidRPr="00915696">
        <w:rPr>
          <w:rFonts w:eastAsia="Times New Roman" w:cs="Arial"/>
          <w:color w:val="000000" w:themeColor="text1"/>
        </w:rPr>
        <w:t xml:space="preserve"> </w:t>
      </w:r>
      <w:r w:rsidR="00D601C2">
        <w:rPr>
          <w:color w:val="000000" w:themeColor="text1"/>
        </w:rPr>
        <w:t>Devuelve las paradas para la línea, calle e intersección que recibe como parámetros.</w:t>
      </w:r>
      <w:r w:rsidRPr="00915696">
        <w:rPr>
          <w:color w:val="000000" w:themeColor="text1"/>
        </w:rPr>
        <w:t xml:space="preserve"> </w:t>
      </w:r>
    </w:p>
    <w:p w14:paraId="6FA4D29E" w14:textId="77777777" w:rsidR="00915696" w:rsidRPr="00915696" w:rsidRDefault="00915696" w:rsidP="00915696">
      <w:pPr>
        <w:keepNext/>
        <w:keepLines/>
        <w:spacing w:before="200"/>
        <w:outlineLvl w:val="2"/>
        <w:rPr>
          <w:rFonts w:eastAsia="Times New Roman" w:cstheme="majorBidi"/>
          <w:b/>
          <w:bCs/>
          <w:i/>
          <w:color w:val="000000" w:themeColor="text1"/>
        </w:rPr>
      </w:pPr>
      <w:r w:rsidRPr="00915696">
        <w:rPr>
          <w:rFonts w:eastAsia="Times New Roman" w:cstheme="majorBidi"/>
          <w:b/>
          <w:bCs/>
          <w:i/>
          <w:color w:val="000000" w:themeColor="text1"/>
        </w:rPr>
        <w:t>Parámetros que recibe:</w:t>
      </w:r>
    </w:p>
    <w:tbl>
      <w:tblPr>
        <w:tblStyle w:val="Tablaconcuadrcula"/>
        <w:tblW w:w="0" w:type="auto"/>
        <w:jc w:val="center"/>
        <w:tblLook w:val="04A0" w:firstRow="1" w:lastRow="0" w:firstColumn="1" w:lastColumn="0" w:noHBand="0" w:noVBand="1"/>
      </w:tblPr>
      <w:tblGrid>
        <w:gridCol w:w="3628"/>
        <w:gridCol w:w="1381"/>
        <w:gridCol w:w="2470"/>
      </w:tblGrid>
      <w:tr w:rsidR="00FE6DDC" w:rsidRPr="00915696" w14:paraId="307856DB" w14:textId="77777777" w:rsidTr="00E175F0">
        <w:trPr>
          <w:jc w:val="center"/>
        </w:trPr>
        <w:tc>
          <w:tcPr>
            <w:tcW w:w="3628" w:type="dxa"/>
          </w:tcPr>
          <w:p w14:paraId="2130FBCD" w14:textId="77777777" w:rsidR="00FE6DDC" w:rsidRPr="00915696" w:rsidRDefault="00915696" w:rsidP="00AA48EE">
            <w:pPr>
              <w:rPr>
                <w:rFonts w:eastAsiaTheme="minorEastAsia"/>
                <w:b/>
                <w:color w:val="000000" w:themeColor="text1"/>
              </w:rPr>
            </w:pPr>
            <w:r w:rsidRPr="00915696">
              <w:rPr>
                <w:color w:val="000000" w:themeColor="text1"/>
              </w:rPr>
              <w:t xml:space="preserve"> </w:t>
            </w:r>
            <w:r w:rsidR="00FE6DDC" w:rsidRPr="00915696">
              <w:rPr>
                <w:rFonts w:eastAsiaTheme="minorEastAsia"/>
                <w:b/>
                <w:color w:val="000000" w:themeColor="text1"/>
              </w:rPr>
              <w:t>Nombre parámetro</w:t>
            </w:r>
          </w:p>
        </w:tc>
        <w:tc>
          <w:tcPr>
            <w:tcW w:w="1381" w:type="dxa"/>
          </w:tcPr>
          <w:p w14:paraId="6F389973" w14:textId="77777777" w:rsidR="00FE6DDC" w:rsidRPr="00915696" w:rsidRDefault="00FE6DDC" w:rsidP="00AA48EE">
            <w:pPr>
              <w:rPr>
                <w:rFonts w:eastAsiaTheme="minorEastAsia"/>
                <w:b/>
                <w:color w:val="000000" w:themeColor="text1"/>
              </w:rPr>
            </w:pPr>
            <w:r w:rsidRPr="00915696">
              <w:rPr>
                <w:rFonts w:eastAsiaTheme="minorEastAsia"/>
                <w:b/>
                <w:color w:val="000000" w:themeColor="text1"/>
              </w:rPr>
              <w:t>Tipo parámetro</w:t>
            </w:r>
          </w:p>
        </w:tc>
        <w:tc>
          <w:tcPr>
            <w:tcW w:w="2470" w:type="dxa"/>
          </w:tcPr>
          <w:p w14:paraId="6963B089" w14:textId="77777777" w:rsidR="00FE6DDC" w:rsidRPr="00915696" w:rsidRDefault="00FE6DDC" w:rsidP="00AA48EE">
            <w:pPr>
              <w:rPr>
                <w:rFonts w:eastAsiaTheme="minorEastAsia"/>
                <w:b/>
                <w:color w:val="000000" w:themeColor="text1"/>
              </w:rPr>
            </w:pPr>
            <w:r w:rsidRPr="00915696">
              <w:rPr>
                <w:rFonts w:eastAsiaTheme="minorEastAsia"/>
                <w:b/>
                <w:color w:val="000000" w:themeColor="text1"/>
              </w:rPr>
              <w:t>Descripción</w:t>
            </w:r>
          </w:p>
        </w:tc>
      </w:tr>
      <w:tr w:rsidR="00FE6DDC" w:rsidRPr="00915696" w14:paraId="0CDF96E4" w14:textId="77777777" w:rsidTr="00062CF0">
        <w:trPr>
          <w:jc w:val="center"/>
        </w:trPr>
        <w:tc>
          <w:tcPr>
            <w:tcW w:w="3628" w:type="dxa"/>
          </w:tcPr>
          <w:p w14:paraId="13A8D64B" w14:textId="77777777" w:rsidR="00FE6DDC" w:rsidRPr="00915696" w:rsidRDefault="00FE6DDC" w:rsidP="00062CF0">
            <w:pPr>
              <w:rPr>
                <w:color w:val="000000" w:themeColor="text1"/>
                <w:lang w:eastAsia="es-ES"/>
              </w:rPr>
            </w:pPr>
            <w:r w:rsidRPr="00915696">
              <w:rPr>
                <w:color w:val="000000" w:themeColor="text1"/>
                <w:lang w:eastAsia="es-ES"/>
              </w:rPr>
              <w:t>usuario</w:t>
            </w:r>
          </w:p>
        </w:tc>
        <w:tc>
          <w:tcPr>
            <w:tcW w:w="1381" w:type="dxa"/>
          </w:tcPr>
          <w:p w14:paraId="4F31C0B4" w14:textId="77777777" w:rsidR="00FE6DDC" w:rsidRPr="00915696" w:rsidRDefault="00FE6DDC" w:rsidP="00062CF0">
            <w:pPr>
              <w:rPr>
                <w:color w:val="000000" w:themeColor="text1"/>
                <w:lang w:eastAsia="es-ES"/>
              </w:rPr>
            </w:pPr>
            <w:r w:rsidRPr="00915696">
              <w:rPr>
                <w:color w:val="000000" w:themeColor="text1"/>
                <w:lang w:eastAsia="es-ES"/>
              </w:rPr>
              <w:t>string</w:t>
            </w:r>
          </w:p>
        </w:tc>
        <w:tc>
          <w:tcPr>
            <w:tcW w:w="2470" w:type="dxa"/>
          </w:tcPr>
          <w:p w14:paraId="42BAA1D7" w14:textId="77777777" w:rsidR="00FE6DDC" w:rsidRPr="00915696" w:rsidRDefault="00FE6DDC" w:rsidP="00062CF0">
            <w:pPr>
              <w:rPr>
                <w:color w:val="000000" w:themeColor="text1"/>
                <w:lang w:eastAsia="es-ES"/>
              </w:rPr>
            </w:pPr>
            <w:r w:rsidRPr="00915696">
              <w:rPr>
                <w:color w:val="000000" w:themeColor="text1"/>
                <w:lang w:eastAsia="es-ES"/>
              </w:rPr>
              <w:t>Usuario de seguridad</w:t>
            </w:r>
          </w:p>
        </w:tc>
      </w:tr>
      <w:tr w:rsidR="00FE6DDC" w:rsidRPr="00915696" w14:paraId="5B376D40" w14:textId="77777777" w:rsidTr="00062CF0">
        <w:trPr>
          <w:jc w:val="center"/>
        </w:trPr>
        <w:tc>
          <w:tcPr>
            <w:tcW w:w="3628" w:type="dxa"/>
          </w:tcPr>
          <w:p w14:paraId="78AC5DE0" w14:textId="77777777" w:rsidR="00FE6DDC" w:rsidRPr="00915696" w:rsidRDefault="00FE6DDC" w:rsidP="00062CF0">
            <w:pPr>
              <w:rPr>
                <w:color w:val="000000" w:themeColor="text1"/>
                <w:lang w:eastAsia="es-ES"/>
              </w:rPr>
            </w:pPr>
            <w:r w:rsidRPr="00915696">
              <w:rPr>
                <w:color w:val="000000" w:themeColor="text1"/>
                <w:lang w:eastAsia="es-ES"/>
              </w:rPr>
              <w:t>clave</w:t>
            </w:r>
          </w:p>
        </w:tc>
        <w:tc>
          <w:tcPr>
            <w:tcW w:w="1381" w:type="dxa"/>
          </w:tcPr>
          <w:p w14:paraId="079A4B4C" w14:textId="77777777" w:rsidR="00FE6DDC" w:rsidRPr="00915696" w:rsidRDefault="00FE6DDC" w:rsidP="00062CF0">
            <w:pPr>
              <w:rPr>
                <w:color w:val="000000" w:themeColor="text1"/>
                <w:lang w:eastAsia="es-ES"/>
              </w:rPr>
            </w:pPr>
            <w:r w:rsidRPr="00915696">
              <w:rPr>
                <w:color w:val="000000" w:themeColor="text1"/>
                <w:lang w:eastAsia="es-ES"/>
              </w:rPr>
              <w:t>string</w:t>
            </w:r>
          </w:p>
        </w:tc>
        <w:tc>
          <w:tcPr>
            <w:tcW w:w="2470" w:type="dxa"/>
          </w:tcPr>
          <w:p w14:paraId="45474BE5" w14:textId="77777777" w:rsidR="00FE6DDC" w:rsidRPr="00915696" w:rsidRDefault="00FE6DDC" w:rsidP="00062CF0">
            <w:pPr>
              <w:rPr>
                <w:color w:val="000000" w:themeColor="text1"/>
                <w:lang w:eastAsia="es-ES"/>
              </w:rPr>
            </w:pPr>
            <w:r w:rsidRPr="00915696">
              <w:rPr>
                <w:color w:val="000000" w:themeColor="text1"/>
                <w:lang w:eastAsia="es-ES"/>
              </w:rPr>
              <w:t>Clave de seguridad</w:t>
            </w:r>
          </w:p>
        </w:tc>
      </w:tr>
      <w:tr w:rsidR="00FE6DDC" w:rsidRPr="00915696" w14:paraId="063F441A" w14:textId="77777777" w:rsidTr="00062CF0">
        <w:trPr>
          <w:jc w:val="center"/>
        </w:trPr>
        <w:tc>
          <w:tcPr>
            <w:tcW w:w="3628" w:type="dxa"/>
          </w:tcPr>
          <w:p w14:paraId="78672104" w14:textId="77777777" w:rsidR="00FE6DDC" w:rsidRPr="00915696" w:rsidRDefault="00FE6DDC" w:rsidP="00FE6DDC">
            <w:pPr>
              <w:rPr>
                <w:color w:val="000000" w:themeColor="text1"/>
                <w:lang w:eastAsia="es-ES"/>
              </w:rPr>
            </w:pPr>
            <w:r w:rsidRPr="00915696">
              <w:rPr>
                <w:color w:val="000000" w:themeColor="text1"/>
                <w:lang w:eastAsia="es-ES"/>
              </w:rPr>
              <w:t>codigo</w:t>
            </w:r>
            <w:r>
              <w:rPr>
                <w:color w:val="000000" w:themeColor="text1"/>
                <w:lang w:eastAsia="es-ES"/>
              </w:rPr>
              <w:t>Linea</w:t>
            </w:r>
            <w:r w:rsidR="00422919">
              <w:rPr>
                <w:color w:val="000000" w:themeColor="text1"/>
                <w:lang w:eastAsia="es-ES"/>
              </w:rPr>
              <w:t>Parada</w:t>
            </w:r>
          </w:p>
        </w:tc>
        <w:tc>
          <w:tcPr>
            <w:tcW w:w="1381" w:type="dxa"/>
          </w:tcPr>
          <w:p w14:paraId="276A7E75" w14:textId="77777777" w:rsidR="00FE6DDC" w:rsidRPr="00915696" w:rsidRDefault="00FE6DDC" w:rsidP="00062CF0">
            <w:pPr>
              <w:rPr>
                <w:color w:val="000000" w:themeColor="text1"/>
                <w:lang w:eastAsia="es-ES"/>
              </w:rPr>
            </w:pPr>
            <w:r w:rsidRPr="00915696">
              <w:rPr>
                <w:color w:val="000000" w:themeColor="text1"/>
                <w:lang w:eastAsia="es-ES"/>
              </w:rPr>
              <w:t>int</w:t>
            </w:r>
          </w:p>
        </w:tc>
        <w:tc>
          <w:tcPr>
            <w:tcW w:w="2470" w:type="dxa"/>
          </w:tcPr>
          <w:p w14:paraId="3B82067A" w14:textId="77777777" w:rsidR="00FE6DDC" w:rsidRPr="00915696" w:rsidRDefault="00FE6DDC" w:rsidP="00FE6DDC">
            <w:pPr>
              <w:rPr>
                <w:color w:val="000000" w:themeColor="text1"/>
                <w:lang w:eastAsia="es-ES"/>
              </w:rPr>
            </w:pPr>
            <w:r w:rsidRPr="00915696">
              <w:rPr>
                <w:color w:val="000000" w:themeColor="text1"/>
                <w:lang w:eastAsia="es-ES"/>
              </w:rPr>
              <w:t xml:space="preserve">Código </w:t>
            </w:r>
            <w:r>
              <w:rPr>
                <w:color w:val="000000" w:themeColor="text1"/>
                <w:lang w:eastAsia="es-ES"/>
              </w:rPr>
              <w:t xml:space="preserve">línea </w:t>
            </w:r>
          </w:p>
        </w:tc>
      </w:tr>
      <w:tr w:rsidR="00FE6DDC" w:rsidRPr="00915696" w14:paraId="79BDCCC2" w14:textId="77777777" w:rsidTr="00062CF0">
        <w:trPr>
          <w:jc w:val="center"/>
        </w:trPr>
        <w:tc>
          <w:tcPr>
            <w:tcW w:w="3628" w:type="dxa"/>
          </w:tcPr>
          <w:p w14:paraId="44243B63" w14:textId="77777777" w:rsidR="00FE6DDC" w:rsidRPr="00915696" w:rsidRDefault="00FE6DDC" w:rsidP="00062CF0">
            <w:pPr>
              <w:rPr>
                <w:color w:val="000000" w:themeColor="text1"/>
                <w:lang w:eastAsia="es-ES"/>
              </w:rPr>
            </w:pPr>
            <w:r w:rsidRPr="00915696">
              <w:rPr>
                <w:color w:val="000000" w:themeColor="text1"/>
                <w:lang w:eastAsia="es-ES"/>
              </w:rPr>
              <w:t>codigo</w:t>
            </w:r>
            <w:r>
              <w:rPr>
                <w:color w:val="000000" w:themeColor="text1"/>
                <w:lang w:eastAsia="es-ES"/>
              </w:rPr>
              <w:t>Calle</w:t>
            </w:r>
          </w:p>
        </w:tc>
        <w:tc>
          <w:tcPr>
            <w:tcW w:w="1381" w:type="dxa"/>
          </w:tcPr>
          <w:p w14:paraId="3D0729AB" w14:textId="77777777" w:rsidR="00FE6DDC" w:rsidRPr="00915696" w:rsidRDefault="00FE6DDC" w:rsidP="00062CF0">
            <w:pPr>
              <w:rPr>
                <w:color w:val="000000" w:themeColor="text1"/>
                <w:lang w:eastAsia="es-ES"/>
              </w:rPr>
            </w:pPr>
            <w:r w:rsidRPr="00915696">
              <w:rPr>
                <w:color w:val="000000" w:themeColor="text1"/>
                <w:lang w:eastAsia="es-ES"/>
              </w:rPr>
              <w:t>int</w:t>
            </w:r>
          </w:p>
        </w:tc>
        <w:tc>
          <w:tcPr>
            <w:tcW w:w="2470" w:type="dxa"/>
          </w:tcPr>
          <w:p w14:paraId="56D663C1" w14:textId="77777777" w:rsidR="00FE6DDC" w:rsidRPr="00915696" w:rsidRDefault="00FE6DDC" w:rsidP="00062CF0">
            <w:pPr>
              <w:rPr>
                <w:color w:val="000000" w:themeColor="text1"/>
                <w:lang w:eastAsia="es-ES"/>
              </w:rPr>
            </w:pPr>
            <w:r w:rsidRPr="00915696">
              <w:rPr>
                <w:color w:val="000000" w:themeColor="text1"/>
                <w:lang w:eastAsia="es-ES"/>
              </w:rPr>
              <w:t xml:space="preserve">Código </w:t>
            </w:r>
            <w:r>
              <w:rPr>
                <w:color w:val="000000" w:themeColor="text1"/>
                <w:lang w:eastAsia="es-ES"/>
              </w:rPr>
              <w:t>de calle principal</w:t>
            </w:r>
          </w:p>
        </w:tc>
      </w:tr>
      <w:tr w:rsidR="00FE6DDC" w:rsidRPr="00915696" w14:paraId="3899B627" w14:textId="77777777" w:rsidTr="00062CF0">
        <w:trPr>
          <w:jc w:val="center"/>
        </w:trPr>
        <w:tc>
          <w:tcPr>
            <w:tcW w:w="3628" w:type="dxa"/>
          </w:tcPr>
          <w:p w14:paraId="01653307" w14:textId="77777777" w:rsidR="00FE6DDC" w:rsidRPr="00915696" w:rsidRDefault="00FE6DDC" w:rsidP="00062CF0">
            <w:pPr>
              <w:rPr>
                <w:color w:val="000000" w:themeColor="text1"/>
                <w:lang w:eastAsia="es-ES"/>
              </w:rPr>
            </w:pPr>
            <w:r w:rsidRPr="00915696">
              <w:rPr>
                <w:color w:val="000000" w:themeColor="text1"/>
                <w:lang w:eastAsia="es-ES"/>
              </w:rPr>
              <w:t>codigo</w:t>
            </w:r>
            <w:r>
              <w:rPr>
                <w:color w:val="000000" w:themeColor="text1"/>
                <w:lang w:eastAsia="es-ES"/>
              </w:rPr>
              <w:t>Interseccion</w:t>
            </w:r>
          </w:p>
        </w:tc>
        <w:tc>
          <w:tcPr>
            <w:tcW w:w="1381" w:type="dxa"/>
          </w:tcPr>
          <w:p w14:paraId="22635375" w14:textId="77777777" w:rsidR="00FE6DDC" w:rsidRPr="00915696" w:rsidRDefault="00FE6DDC" w:rsidP="00062CF0">
            <w:pPr>
              <w:rPr>
                <w:color w:val="000000" w:themeColor="text1"/>
                <w:lang w:eastAsia="es-ES"/>
              </w:rPr>
            </w:pPr>
            <w:r w:rsidRPr="00915696">
              <w:rPr>
                <w:color w:val="000000" w:themeColor="text1"/>
                <w:lang w:eastAsia="es-ES"/>
              </w:rPr>
              <w:t>int</w:t>
            </w:r>
          </w:p>
        </w:tc>
        <w:tc>
          <w:tcPr>
            <w:tcW w:w="2470" w:type="dxa"/>
          </w:tcPr>
          <w:p w14:paraId="57858705" w14:textId="77777777" w:rsidR="00FE6DDC" w:rsidRPr="00915696" w:rsidRDefault="00FE6DDC" w:rsidP="00062CF0">
            <w:pPr>
              <w:rPr>
                <w:color w:val="000000" w:themeColor="text1"/>
                <w:lang w:eastAsia="es-ES"/>
              </w:rPr>
            </w:pPr>
            <w:r>
              <w:rPr>
                <w:color w:val="000000" w:themeColor="text1"/>
                <w:lang w:eastAsia="es-ES"/>
              </w:rPr>
              <w:t>Código de calle intersección</w:t>
            </w:r>
          </w:p>
        </w:tc>
      </w:tr>
      <w:tr w:rsidR="00FE6DDC" w:rsidRPr="00915696" w14:paraId="1D60CC90" w14:textId="77777777" w:rsidTr="00062CF0">
        <w:trPr>
          <w:jc w:val="center"/>
        </w:trPr>
        <w:tc>
          <w:tcPr>
            <w:tcW w:w="3628" w:type="dxa"/>
          </w:tcPr>
          <w:p w14:paraId="7BEDC48A" w14:textId="77777777" w:rsidR="00FE6DDC" w:rsidRPr="00915696" w:rsidRDefault="00FE6DDC" w:rsidP="00062CF0">
            <w:pPr>
              <w:rPr>
                <w:rFonts w:eastAsia="Times New Roman" w:cs="Arial"/>
                <w:color w:val="000000" w:themeColor="text1"/>
                <w:lang w:eastAsia="es-ES"/>
              </w:rPr>
            </w:pPr>
            <w:r w:rsidRPr="00AD63E8">
              <w:rPr>
                <w:rFonts w:eastAsia="Times New Roman" w:cs="Arial"/>
                <w:color w:val="000000" w:themeColor="text1"/>
                <w:lang w:eastAsia="es-ES"/>
              </w:rPr>
              <w:t>isSubLinea</w:t>
            </w:r>
          </w:p>
        </w:tc>
        <w:tc>
          <w:tcPr>
            <w:tcW w:w="1381" w:type="dxa"/>
          </w:tcPr>
          <w:p w14:paraId="6B99E22F" w14:textId="77777777" w:rsidR="00FE6DDC" w:rsidRPr="00915696" w:rsidRDefault="00FE6DDC" w:rsidP="00062CF0">
            <w:pPr>
              <w:rPr>
                <w:rFonts w:eastAsia="Times New Roman" w:cs="Arial"/>
                <w:color w:val="000000" w:themeColor="text1"/>
                <w:lang w:eastAsia="es-ES"/>
              </w:rPr>
            </w:pPr>
            <w:r>
              <w:rPr>
                <w:rFonts w:eastAsia="Times New Roman" w:cs="Arial"/>
                <w:color w:val="000000" w:themeColor="text1"/>
                <w:lang w:eastAsia="es-ES"/>
              </w:rPr>
              <w:t>boolean</w:t>
            </w:r>
          </w:p>
        </w:tc>
        <w:tc>
          <w:tcPr>
            <w:tcW w:w="2470" w:type="dxa"/>
          </w:tcPr>
          <w:p w14:paraId="09870F40" w14:textId="77777777" w:rsidR="00FE6DDC" w:rsidRPr="00915696" w:rsidRDefault="00FE6DDC" w:rsidP="00062CF0">
            <w:pPr>
              <w:rPr>
                <w:rFonts w:eastAsia="Times New Roman" w:cs="Arial"/>
                <w:color w:val="000000" w:themeColor="text1"/>
                <w:lang w:eastAsia="es-ES"/>
              </w:rPr>
            </w:pPr>
            <w:r w:rsidRPr="00AD63E8">
              <w:rPr>
                <w:rFonts w:eastAsia="Times New Roman" w:cs="Arial"/>
                <w:color w:val="000000" w:themeColor="text1"/>
                <w:lang w:eastAsia="es-ES"/>
              </w:rPr>
              <w:t>Setear este valor en 1 si es subLinea</w:t>
            </w:r>
            <w:r>
              <w:rPr>
                <w:rFonts w:eastAsia="Times New Roman" w:cs="Arial"/>
                <w:color w:val="000000" w:themeColor="text1"/>
                <w:lang w:eastAsia="es-ES"/>
              </w:rPr>
              <w:t>, de lo contrario en 0.</w:t>
            </w:r>
          </w:p>
        </w:tc>
      </w:tr>
      <w:tr w:rsidR="00FE6DDC" w:rsidRPr="00915696" w14:paraId="2D4B9C9D" w14:textId="77777777" w:rsidTr="00062CF0">
        <w:trPr>
          <w:jc w:val="center"/>
        </w:trPr>
        <w:tc>
          <w:tcPr>
            <w:tcW w:w="3628" w:type="dxa"/>
          </w:tcPr>
          <w:p w14:paraId="259480A3" w14:textId="77777777" w:rsidR="00FE6DDC" w:rsidRPr="00AD63E8" w:rsidRDefault="00FE6DDC" w:rsidP="00062CF0">
            <w:pPr>
              <w:rPr>
                <w:rFonts w:eastAsia="Times New Roman" w:cs="Arial"/>
                <w:color w:val="000000" w:themeColor="text1"/>
                <w:lang w:eastAsia="es-ES"/>
              </w:rPr>
            </w:pPr>
            <w:r>
              <w:rPr>
                <w:rFonts w:eastAsia="Times New Roman" w:cs="Arial"/>
                <w:color w:val="000000" w:themeColor="text1"/>
                <w:lang w:eastAsia="es-ES"/>
              </w:rPr>
              <w:t>isInteligente</w:t>
            </w:r>
          </w:p>
        </w:tc>
        <w:tc>
          <w:tcPr>
            <w:tcW w:w="1381" w:type="dxa"/>
          </w:tcPr>
          <w:p w14:paraId="4D17BC44" w14:textId="77777777" w:rsidR="00FE6DDC" w:rsidRDefault="00FE6DDC" w:rsidP="00062CF0">
            <w:pPr>
              <w:rPr>
                <w:rFonts w:eastAsia="Times New Roman" w:cs="Arial"/>
                <w:color w:val="000000" w:themeColor="text1"/>
                <w:lang w:eastAsia="es-ES"/>
              </w:rPr>
            </w:pPr>
            <w:r>
              <w:rPr>
                <w:rFonts w:eastAsia="Times New Roman" w:cs="Arial"/>
                <w:color w:val="000000" w:themeColor="text1"/>
                <w:lang w:eastAsia="es-ES"/>
              </w:rPr>
              <w:t>boolean</w:t>
            </w:r>
          </w:p>
        </w:tc>
        <w:tc>
          <w:tcPr>
            <w:tcW w:w="2470" w:type="dxa"/>
          </w:tcPr>
          <w:p w14:paraId="229E4862" w14:textId="77777777" w:rsidR="00FE6DDC" w:rsidRPr="00AD63E8" w:rsidRDefault="00FE6DDC" w:rsidP="00062CF0">
            <w:pPr>
              <w:rPr>
                <w:rFonts w:eastAsia="Times New Roman" w:cs="Arial"/>
                <w:color w:val="000000" w:themeColor="text1"/>
                <w:lang w:eastAsia="es-ES"/>
              </w:rPr>
            </w:pPr>
            <w:r w:rsidRPr="00AD63E8">
              <w:rPr>
                <w:rFonts w:eastAsia="Times New Roman" w:cs="Arial"/>
                <w:color w:val="000000" w:themeColor="text1"/>
                <w:lang w:eastAsia="es-ES"/>
              </w:rPr>
              <w:t xml:space="preserve">Setear este valor en 1 si es </w:t>
            </w:r>
            <w:r>
              <w:rPr>
                <w:rFonts w:eastAsia="Times New Roman" w:cs="Arial"/>
                <w:color w:val="000000" w:themeColor="text1"/>
                <w:lang w:eastAsia="es-ES"/>
              </w:rPr>
              <w:t>inteligente, de lo contrario en 0.</w:t>
            </w:r>
          </w:p>
        </w:tc>
      </w:tr>
    </w:tbl>
    <w:p w14:paraId="48C3F1AD" w14:textId="77777777" w:rsidR="00915696" w:rsidRPr="00915696" w:rsidRDefault="00915696" w:rsidP="00915696">
      <w:pPr>
        <w:rPr>
          <w:color w:val="000000" w:themeColor="text1"/>
        </w:rPr>
      </w:pPr>
    </w:p>
    <w:p w14:paraId="201B4DFF" w14:textId="77777777" w:rsidR="00915696" w:rsidRDefault="00915696" w:rsidP="00915696">
      <w:pPr>
        <w:rPr>
          <w:rFonts w:eastAsiaTheme="majorEastAsia" w:cstheme="majorBidi"/>
          <w:b/>
          <w:bCs/>
          <w:i/>
          <w:color w:val="000000" w:themeColor="text1"/>
        </w:rPr>
      </w:pPr>
      <w:r w:rsidRPr="00915696">
        <w:rPr>
          <w:rFonts w:eastAsiaTheme="majorEastAsia" w:cstheme="majorBidi"/>
          <w:b/>
          <w:bCs/>
          <w:i/>
          <w:color w:val="000000" w:themeColor="text1"/>
        </w:rPr>
        <w:t>Parámetros que devuelve:</w:t>
      </w:r>
      <w:r w:rsidR="00956A4D">
        <w:rPr>
          <w:rFonts w:eastAsiaTheme="majorEastAsia" w:cstheme="majorBidi"/>
          <w:b/>
          <w:bCs/>
          <w:i/>
          <w:color w:val="000000" w:themeColor="text1"/>
        </w:rPr>
        <w:t xml:space="preserve"> string</w:t>
      </w:r>
    </w:p>
    <w:p w14:paraId="528BE270" w14:textId="77777777" w:rsidR="00C816C7" w:rsidRPr="00BC22A4" w:rsidRDefault="00C816C7" w:rsidP="00C816C7">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Array ‘</w:t>
      </w:r>
      <w:r>
        <w:rPr>
          <w:rFonts w:eastAsia="Times New Roman" w:cstheme="majorBidi"/>
          <w:bCs/>
          <w:color w:val="000000" w:themeColor="text1"/>
          <w:lang w:val="es-ES" w:eastAsia="es-ES"/>
        </w:rPr>
        <w:t>Paradas’</w:t>
      </w:r>
      <w:r w:rsidRPr="00BC22A4">
        <w:rPr>
          <w:rFonts w:eastAsia="Times New Roman" w:cstheme="majorBidi"/>
          <w:bCs/>
          <w:color w:val="000000" w:themeColor="text1"/>
          <w:lang w:val="es-ES" w:eastAsia="es-ES"/>
        </w:rPr>
        <w:t>:</w:t>
      </w:r>
    </w:p>
    <w:p w14:paraId="5B7AC25F" w14:textId="77777777" w:rsidR="00C816C7" w:rsidRPr="00773244" w:rsidRDefault="00C816C7" w:rsidP="00C816C7">
      <w:pPr>
        <w:pStyle w:val="Prrafodelista"/>
        <w:numPr>
          <w:ilvl w:val="0"/>
          <w:numId w:val="15"/>
        </w:numPr>
        <w:shd w:val="clear" w:color="auto" w:fill="FFFFFF"/>
        <w:spacing w:after="0" w:line="240" w:lineRule="auto"/>
        <w:rPr>
          <w:rFonts w:eastAsia="Times New Roman" w:cs="Arial"/>
          <w:color w:val="222222"/>
          <w:lang w:eastAsia="es-ES"/>
        </w:rPr>
      </w:pPr>
      <w:r w:rsidRPr="00773244">
        <w:rPr>
          <w:rFonts w:eastAsia="Times New Roman" w:cs="Arial"/>
          <w:color w:val="222222"/>
          <w:lang w:eastAsia="es-ES"/>
        </w:rPr>
        <w:t>codigoParada</w:t>
      </w:r>
    </w:p>
    <w:p w14:paraId="0F7F8EA1" w14:textId="77777777" w:rsidR="00C816C7" w:rsidRPr="00773244" w:rsidRDefault="00C816C7" w:rsidP="00C816C7">
      <w:pPr>
        <w:pStyle w:val="Prrafodelista"/>
        <w:numPr>
          <w:ilvl w:val="0"/>
          <w:numId w:val="15"/>
        </w:numPr>
        <w:shd w:val="clear" w:color="auto" w:fill="FFFFFF"/>
        <w:spacing w:after="0" w:line="240" w:lineRule="auto"/>
        <w:rPr>
          <w:rFonts w:eastAsia="Times New Roman" w:cs="Arial"/>
          <w:color w:val="222222"/>
          <w:lang w:eastAsia="es-ES"/>
        </w:rPr>
      </w:pPr>
      <w:r w:rsidRPr="00773244">
        <w:rPr>
          <w:rFonts w:eastAsia="Times New Roman" w:cs="Arial"/>
          <w:color w:val="222222"/>
          <w:lang w:eastAsia="es-ES"/>
        </w:rPr>
        <w:t>identificador (De parada)</w:t>
      </w:r>
    </w:p>
    <w:p w14:paraId="2B8F8158" w14:textId="77777777" w:rsidR="00C816C7" w:rsidRPr="00773244" w:rsidRDefault="00C816C7" w:rsidP="00C816C7">
      <w:pPr>
        <w:pStyle w:val="Prrafodelista"/>
        <w:numPr>
          <w:ilvl w:val="0"/>
          <w:numId w:val="15"/>
        </w:numPr>
        <w:shd w:val="clear" w:color="auto" w:fill="FFFFFF"/>
        <w:spacing w:after="0" w:line="240" w:lineRule="auto"/>
        <w:rPr>
          <w:rFonts w:eastAsia="Times New Roman" w:cs="Arial"/>
          <w:color w:val="222222"/>
          <w:lang w:eastAsia="es-ES"/>
        </w:rPr>
      </w:pPr>
      <w:r w:rsidRPr="00773244">
        <w:rPr>
          <w:rFonts w:eastAsia="Times New Roman" w:cs="Arial"/>
          <w:color w:val="222222"/>
          <w:lang w:eastAsia="es-ES"/>
        </w:rPr>
        <w:t>descripci</w:t>
      </w:r>
      <w:r>
        <w:rPr>
          <w:rFonts w:eastAsia="Times New Roman" w:cs="Arial"/>
          <w:color w:val="222222"/>
          <w:lang w:eastAsia="es-ES"/>
        </w:rPr>
        <w:t>ó</w:t>
      </w:r>
      <w:r w:rsidRPr="00773244">
        <w:rPr>
          <w:rFonts w:eastAsia="Times New Roman" w:cs="Arial"/>
          <w:color w:val="222222"/>
          <w:lang w:eastAsia="es-ES"/>
        </w:rPr>
        <w:t>n (De parada)</w:t>
      </w:r>
    </w:p>
    <w:p w14:paraId="3B61D20E" w14:textId="77777777" w:rsidR="00C816C7" w:rsidRDefault="00C816C7" w:rsidP="00C816C7">
      <w:pPr>
        <w:rPr>
          <w:i/>
          <w:color w:val="000000" w:themeColor="text1"/>
          <w:lang w:val="es-ES" w:eastAsia="es-ES"/>
        </w:rPr>
      </w:pPr>
    </w:p>
    <w:p w14:paraId="32C428B2" w14:textId="77777777" w:rsidR="00C816C7" w:rsidRPr="00897B9B" w:rsidRDefault="00C816C7" w:rsidP="00C816C7">
      <w:pPr>
        <w:spacing w:before="136" w:after="100" w:afterAutospacing="1" w:line="240" w:lineRule="auto"/>
        <w:rPr>
          <w:i/>
        </w:rPr>
      </w:pPr>
      <w:r w:rsidRPr="00897B9B">
        <w:rPr>
          <w:b/>
          <w:i/>
          <w:u w:val="single"/>
        </w:rPr>
        <w:t xml:space="preserve">Devoluciones con error: </w:t>
      </w:r>
    </w:p>
    <w:p w14:paraId="2A5A04B0" w14:textId="77777777" w:rsidR="00C816C7" w:rsidRPr="004877A4" w:rsidRDefault="00C816C7" w:rsidP="00C816C7">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-1|No</w:t>
      </w:r>
      <w:r>
        <w:rPr>
          <w:rFonts w:eastAsia="Times New Roman" w:cs="Arial"/>
          <w:color w:val="222222"/>
          <w:lang w:eastAsia="es-ES"/>
        </w:rPr>
        <w:t xml:space="preserve"> e</w:t>
      </w:r>
      <w:r w:rsidRPr="004877A4">
        <w:rPr>
          <w:rFonts w:eastAsia="Times New Roman" w:cs="Arial"/>
          <w:color w:val="222222"/>
          <w:lang w:eastAsia="es-ES"/>
        </w:rPr>
        <w:t>xisten</w:t>
      </w:r>
      <w:r>
        <w:rPr>
          <w:rFonts w:eastAsia="Times New Roman" w:cs="Arial"/>
          <w:color w:val="222222"/>
          <w:lang w:eastAsia="es-ES"/>
        </w:rPr>
        <w:t xml:space="preserve"> paradas para esa línea, calle e intersección</w:t>
      </w:r>
    </w:p>
    <w:p w14:paraId="5A72AD7A" w14:textId="77777777" w:rsidR="00C816C7" w:rsidRDefault="00C816C7" w:rsidP="00C816C7">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w:t>
      </w:r>
      <w:r>
        <w:rPr>
          <w:rFonts w:eastAsia="Times New Roman" w:cs="Arial"/>
          <w:color w:val="222222"/>
          <w:lang w:eastAsia="es-ES"/>
        </w:rPr>
        <w:t>8|</w:t>
      </w:r>
      <w:r w:rsidRPr="004877A4">
        <w:rPr>
          <w:rFonts w:eastAsia="Times New Roman" w:cs="Arial"/>
          <w:color w:val="222222"/>
          <w:lang w:eastAsia="es-ES"/>
        </w:rPr>
        <w:t>ErrorDeLogueo</w:t>
      </w:r>
    </w:p>
    <w:p w14:paraId="7C75FD7B" w14:textId="77777777" w:rsidR="00956A4D" w:rsidRPr="00915696" w:rsidRDefault="00956A4D" w:rsidP="00915696">
      <w:pPr>
        <w:rPr>
          <w:i/>
          <w:color w:val="000000" w:themeColor="text1"/>
        </w:rPr>
      </w:pPr>
    </w:p>
    <w:p w14:paraId="558A418E" w14:textId="77777777" w:rsidR="00915696" w:rsidRPr="00061C93" w:rsidRDefault="00A11A37" w:rsidP="00061C93">
      <w:pPr>
        <w:pStyle w:val="Prrafodelista"/>
        <w:keepNext/>
        <w:keepLines/>
        <w:numPr>
          <w:ilvl w:val="0"/>
          <w:numId w:val="22"/>
        </w:numPr>
        <w:spacing w:before="200"/>
        <w:outlineLvl w:val="1"/>
        <w:rPr>
          <w:rFonts w:ascii="Verdana" w:eastAsia="Times New Roman" w:hAnsi="Verdana" w:cstheme="majorBidi"/>
          <w:b/>
          <w:bCs/>
          <w:color w:val="548DD4" w:themeColor="text2" w:themeTint="99"/>
          <w:sz w:val="24"/>
          <w:szCs w:val="24"/>
        </w:rPr>
      </w:pPr>
      <w:hyperlink r:id="rId22" w:history="1">
        <w:r w:rsidRPr="00061C93">
          <w:rPr>
            <w:rStyle w:val="Hipervnculo"/>
            <w:rFonts w:ascii="Verdana" w:hAnsi="Verdana"/>
            <w:b/>
            <w:color w:val="548DD4" w:themeColor="text2" w:themeTint="99"/>
            <w:sz w:val="24"/>
            <w:szCs w:val="24"/>
            <w:u w:val="none"/>
          </w:rPr>
          <w:t>RecuperarParadasPorLineaParaCuandoLlega</w:t>
        </w:r>
      </w:hyperlink>
    </w:p>
    <w:p w14:paraId="3401D7C0" w14:textId="77777777" w:rsidR="00915696" w:rsidRPr="00915696" w:rsidRDefault="00915696" w:rsidP="00915696">
      <w:pPr>
        <w:rPr>
          <w:color w:val="000000" w:themeColor="text1"/>
        </w:rPr>
      </w:pPr>
      <w:r w:rsidRPr="00915696">
        <w:rPr>
          <w:rFonts w:eastAsia="Times New Roman" w:cstheme="majorBidi"/>
          <w:b/>
          <w:bCs/>
          <w:i/>
          <w:color w:val="000000" w:themeColor="text1"/>
        </w:rPr>
        <w:t>Detalle</w:t>
      </w:r>
      <w:r w:rsidRPr="00915696">
        <w:rPr>
          <w:rFonts w:eastAsia="Times New Roman" w:cstheme="majorBidi"/>
          <w:b/>
          <w:bCs/>
          <w:color w:val="000000" w:themeColor="text1"/>
          <w:sz w:val="26"/>
          <w:szCs w:val="26"/>
        </w:rPr>
        <w:t>:</w:t>
      </w:r>
      <w:r w:rsidRPr="00915696">
        <w:rPr>
          <w:rFonts w:eastAsia="Times New Roman" w:cs="Arial"/>
          <w:color w:val="000000" w:themeColor="text1"/>
        </w:rPr>
        <w:t xml:space="preserve"> </w:t>
      </w:r>
      <w:r w:rsidR="00A11A37">
        <w:rPr>
          <w:color w:val="000000" w:themeColor="text1"/>
        </w:rPr>
        <w:t xml:space="preserve">Devuelve las paradas para la líneaParada que recibe como parámetro </w:t>
      </w:r>
      <w:r w:rsidRPr="00915696">
        <w:rPr>
          <w:color w:val="000000" w:themeColor="text1"/>
        </w:rPr>
        <w:t xml:space="preserve"> </w:t>
      </w:r>
    </w:p>
    <w:p w14:paraId="45BEC18F" w14:textId="77777777" w:rsidR="00915696" w:rsidRPr="00915696" w:rsidRDefault="00915696" w:rsidP="00915696">
      <w:pPr>
        <w:keepNext/>
        <w:keepLines/>
        <w:spacing w:before="200"/>
        <w:outlineLvl w:val="2"/>
        <w:rPr>
          <w:rFonts w:eastAsia="Times New Roman" w:cstheme="majorBidi"/>
          <w:b/>
          <w:bCs/>
          <w:i/>
          <w:color w:val="000000" w:themeColor="text1"/>
        </w:rPr>
      </w:pPr>
      <w:r w:rsidRPr="00915696">
        <w:rPr>
          <w:rFonts w:eastAsia="Times New Roman" w:cstheme="majorBidi"/>
          <w:b/>
          <w:bCs/>
          <w:i/>
          <w:color w:val="000000" w:themeColor="text1"/>
        </w:rPr>
        <w:t>Parámetros que recibe:</w:t>
      </w:r>
    </w:p>
    <w:p w14:paraId="42145880" w14:textId="77777777" w:rsidR="00915696" w:rsidRPr="00915696" w:rsidRDefault="00915696" w:rsidP="00915696">
      <w:pPr>
        <w:rPr>
          <w:color w:val="000000" w:themeColor="text1"/>
        </w:rPr>
      </w:pPr>
      <w:r w:rsidRPr="00915696">
        <w:rPr>
          <w:color w:val="000000" w:themeColor="text1"/>
        </w:rPr>
        <w:t xml:space="preserve"> </w:t>
      </w:r>
    </w:p>
    <w:tbl>
      <w:tblPr>
        <w:tblStyle w:val="Tablaconcuadrcula"/>
        <w:tblW w:w="0" w:type="auto"/>
        <w:jc w:val="center"/>
        <w:tblLook w:val="04A0" w:firstRow="1" w:lastRow="0" w:firstColumn="1" w:lastColumn="0" w:noHBand="0" w:noVBand="1"/>
      </w:tblPr>
      <w:tblGrid>
        <w:gridCol w:w="3628"/>
        <w:gridCol w:w="1381"/>
        <w:gridCol w:w="2470"/>
      </w:tblGrid>
      <w:tr w:rsidR="00A11A37" w:rsidRPr="00915696" w14:paraId="76BDE518" w14:textId="77777777" w:rsidTr="00A11A37">
        <w:trPr>
          <w:jc w:val="center"/>
        </w:trPr>
        <w:tc>
          <w:tcPr>
            <w:tcW w:w="3628" w:type="dxa"/>
          </w:tcPr>
          <w:p w14:paraId="21940044" w14:textId="77777777" w:rsidR="00A11A37" w:rsidRPr="00915696" w:rsidRDefault="00A11A37" w:rsidP="00A11A37">
            <w:pPr>
              <w:jc w:val="center"/>
              <w:rPr>
                <w:b/>
                <w:color w:val="000000" w:themeColor="text1"/>
              </w:rPr>
            </w:pPr>
            <w:r w:rsidRPr="00915696">
              <w:rPr>
                <w:b/>
                <w:color w:val="000000" w:themeColor="text1"/>
              </w:rPr>
              <w:t>Nombre parámetro</w:t>
            </w:r>
          </w:p>
        </w:tc>
        <w:tc>
          <w:tcPr>
            <w:tcW w:w="1381" w:type="dxa"/>
          </w:tcPr>
          <w:p w14:paraId="45DAFB68" w14:textId="77777777" w:rsidR="00A11A37" w:rsidRPr="00915696" w:rsidRDefault="00A11A37" w:rsidP="00A11A37">
            <w:pPr>
              <w:jc w:val="center"/>
              <w:rPr>
                <w:b/>
                <w:color w:val="000000" w:themeColor="text1"/>
              </w:rPr>
            </w:pPr>
            <w:r w:rsidRPr="00915696">
              <w:rPr>
                <w:b/>
                <w:color w:val="000000" w:themeColor="text1"/>
              </w:rPr>
              <w:t>Tipo parámetro</w:t>
            </w:r>
          </w:p>
        </w:tc>
        <w:tc>
          <w:tcPr>
            <w:tcW w:w="2470" w:type="dxa"/>
          </w:tcPr>
          <w:p w14:paraId="7CEBA24A" w14:textId="77777777" w:rsidR="00A11A37" w:rsidRPr="00915696" w:rsidRDefault="00A11A37" w:rsidP="00A11A37">
            <w:pPr>
              <w:jc w:val="center"/>
              <w:rPr>
                <w:b/>
                <w:color w:val="000000" w:themeColor="text1"/>
              </w:rPr>
            </w:pPr>
            <w:r w:rsidRPr="00915696">
              <w:rPr>
                <w:b/>
                <w:color w:val="000000" w:themeColor="text1"/>
              </w:rPr>
              <w:t>Descripción</w:t>
            </w:r>
          </w:p>
        </w:tc>
      </w:tr>
      <w:tr w:rsidR="00A11A37" w:rsidRPr="00915696" w14:paraId="0834FA96" w14:textId="77777777" w:rsidTr="00062CF0">
        <w:trPr>
          <w:jc w:val="center"/>
        </w:trPr>
        <w:tc>
          <w:tcPr>
            <w:tcW w:w="3628" w:type="dxa"/>
          </w:tcPr>
          <w:p w14:paraId="6E0ABF6E" w14:textId="77777777" w:rsidR="00A11A37" w:rsidRPr="00915696" w:rsidRDefault="00A11A37" w:rsidP="00062CF0">
            <w:pPr>
              <w:rPr>
                <w:color w:val="000000" w:themeColor="text1"/>
                <w:lang w:eastAsia="es-ES"/>
              </w:rPr>
            </w:pPr>
            <w:r w:rsidRPr="00915696">
              <w:rPr>
                <w:color w:val="000000" w:themeColor="text1"/>
                <w:lang w:eastAsia="es-ES"/>
              </w:rPr>
              <w:t>usuario</w:t>
            </w:r>
          </w:p>
        </w:tc>
        <w:tc>
          <w:tcPr>
            <w:tcW w:w="1381" w:type="dxa"/>
          </w:tcPr>
          <w:p w14:paraId="2D5EC697" w14:textId="77777777" w:rsidR="00A11A37" w:rsidRPr="00915696" w:rsidRDefault="00A11A37" w:rsidP="00062CF0">
            <w:pPr>
              <w:rPr>
                <w:color w:val="000000" w:themeColor="text1"/>
                <w:lang w:eastAsia="es-ES"/>
              </w:rPr>
            </w:pPr>
            <w:r w:rsidRPr="00915696">
              <w:rPr>
                <w:color w:val="000000" w:themeColor="text1"/>
                <w:lang w:eastAsia="es-ES"/>
              </w:rPr>
              <w:t>string</w:t>
            </w:r>
          </w:p>
        </w:tc>
        <w:tc>
          <w:tcPr>
            <w:tcW w:w="2470" w:type="dxa"/>
          </w:tcPr>
          <w:p w14:paraId="27F54A6D" w14:textId="77777777" w:rsidR="00A11A37" w:rsidRPr="00915696" w:rsidRDefault="00A11A37" w:rsidP="00062CF0">
            <w:pPr>
              <w:rPr>
                <w:color w:val="000000" w:themeColor="text1"/>
                <w:lang w:eastAsia="es-ES"/>
              </w:rPr>
            </w:pPr>
            <w:r w:rsidRPr="00915696">
              <w:rPr>
                <w:color w:val="000000" w:themeColor="text1"/>
                <w:lang w:eastAsia="es-ES"/>
              </w:rPr>
              <w:t>Usuario de seguridad</w:t>
            </w:r>
          </w:p>
        </w:tc>
      </w:tr>
      <w:tr w:rsidR="00A11A37" w:rsidRPr="00915696" w14:paraId="2E0B0398" w14:textId="77777777" w:rsidTr="00062CF0">
        <w:trPr>
          <w:jc w:val="center"/>
        </w:trPr>
        <w:tc>
          <w:tcPr>
            <w:tcW w:w="3628" w:type="dxa"/>
          </w:tcPr>
          <w:p w14:paraId="737E0ECD" w14:textId="77777777" w:rsidR="00A11A37" w:rsidRPr="00915696" w:rsidRDefault="00A11A37" w:rsidP="00062CF0">
            <w:pPr>
              <w:rPr>
                <w:color w:val="000000" w:themeColor="text1"/>
                <w:lang w:eastAsia="es-ES"/>
              </w:rPr>
            </w:pPr>
            <w:r w:rsidRPr="00915696">
              <w:rPr>
                <w:color w:val="000000" w:themeColor="text1"/>
                <w:lang w:eastAsia="es-ES"/>
              </w:rPr>
              <w:t>clave</w:t>
            </w:r>
          </w:p>
        </w:tc>
        <w:tc>
          <w:tcPr>
            <w:tcW w:w="1381" w:type="dxa"/>
          </w:tcPr>
          <w:p w14:paraId="460AC529" w14:textId="77777777" w:rsidR="00A11A37" w:rsidRPr="00915696" w:rsidRDefault="00A11A37" w:rsidP="00062CF0">
            <w:pPr>
              <w:rPr>
                <w:color w:val="000000" w:themeColor="text1"/>
                <w:lang w:eastAsia="es-ES"/>
              </w:rPr>
            </w:pPr>
            <w:r w:rsidRPr="00915696">
              <w:rPr>
                <w:color w:val="000000" w:themeColor="text1"/>
                <w:lang w:eastAsia="es-ES"/>
              </w:rPr>
              <w:t>string</w:t>
            </w:r>
          </w:p>
        </w:tc>
        <w:tc>
          <w:tcPr>
            <w:tcW w:w="2470" w:type="dxa"/>
          </w:tcPr>
          <w:p w14:paraId="263A84F2" w14:textId="77777777" w:rsidR="00A11A37" w:rsidRPr="00915696" w:rsidRDefault="00A11A37" w:rsidP="00062CF0">
            <w:pPr>
              <w:rPr>
                <w:color w:val="000000" w:themeColor="text1"/>
                <w:lang w:eastAsia="es-ES"/>
              </w:rPr>
            </w:pPr>
            <w:r w:rsidRPr="00915696">
              <w:rPr>
                <w:color w:val="000000" w:themeColor="text1"/>
                <w:lang w:eastAsia="es-ES"/>
              </w:rPr>
              <w:t>Clave de seguridad</w:t>
            </w:r>
          </w:p>
        </w:tc>
      </w:tr>
      <w:tr w:rsidR="00A11A37" w:rsidRPr="00915696" w14:paraId="77637385" w14:textId="77777777" w:rsidTr="00062CF0">
        <w:trPr>
          <w:jc w:val="center"/>
        </w:trPr>
        <w:tc>
          <w:tcPr>
            <w:tcW w:w="3628" w:type="dxa"/>
          </w:tcPr>
          <w:p w14:paraId="7795A33A" w14:textId="77777777" w:rsidR="00A11A37" w:rsidRPr="00915696" w:rsidRDefault="00A11A37" w:rsidP="00062CF0">
            <w:pPr>
              <w:rPr>
                <w:color w:val="000000" w:themeColor="text1"/>
                <w:lang w:eastAsia="es-ES"/>
              </w:rPr>
            </w:pPr>
            <w:r w:rsidRPr="00915696">
              <w:rPr>
                <w:color w:val="000000" w:themeColor="text1"/>
                <w:lang w:eastAsia="es-ES"/>
              </w:rPr>
              <w:t>codigo</w:t>
            </w:r>
            <w:r>
              <w:rPr>
                <w:color w:val="000000" w:themeColor="text1"/>
                <w:lang w:eastAsia="es-ES"/>
              </w:rPr>
              <w:t>LineaParada</w:t>
            </w:r>
          </w:p>
        </w:tc>
        <w:tc>
          <w:tcPr>
            <w:tcW w:w="1381" w:type="dxa"/>
          </w:tcPr>
          <w:p w14:paraId="42A3CD13" w14:textId="77777777" w:rsidR="00A11A37" w:rsidRPr="00915696" w:rsidRDefault="00A11A37" w:rsidP="00062CF0">
            <w:pPr>
              <w:rPr>
                <w:color w:val="000000" w:themeColor="text1"/>
                <w:lang w:eastAsia="es-ES"/>
              </w:rPr>
            </w:pPr>
            <w:r w:rsidRPr="00915696">
              <w:rPr>
                <w:color w:val="000000" w:themeColor="text1"/>
                <w:lang w:eastAsia="es-ES"/>
              </w:rPr>
              <w:t>int</w:t>
            </w:r>
          </w:p>
        </w:tc>
        <w:tc>
          <w:tcPr>
            <w:tcW w:w="2470" w:type="dxa"/>
          </w:tcPr>
          <w:p w14:paraId="20FF260D" w14:textId="77777777" w:rsidR="00A11A37" w:rsidRPr="00915696" w:rsidRDefault="00A11A37" w:rsidP="00062CF0">
            <w:pPr>
              <w:rPr>
                <w:color w:val="000000" w:themeColor="text1"/>
                <w:lang w:eastAsia="es-ES"/>
              </w:rPr>
            </w:pPr>
            <w:r w:rsidRPr="00915696">
              <w:rPr>
                <w:color w:val="000000" w:themeColor="text1"/>
                <w:lang w:eastAsia="es-ES"/>
              </w:rPr>
              <w:t xml:space="preserve">Código </w:t>
            </w:r>
            <w:r>
              <w:rPr>
                <w:color w:val="000000" w:themeColor="text1"/>
                <w:lang w:eastAsia="es-ES"/>
              </w:rPr>
              <w:t>línea parada</w:t>
            </w:r>
          </w:p>
        </w:tc>
      </w:tr>
      <w:tr w:rsidR="00A11A37" w:rsidRPr="00915696" w14:paraId="36C588E8" w14:textId="77777777" w:rsidTr="00062CF0">
        <w:trPr>
          <w:jc w:val="center"/>
        </w:trPr>
        <w:tc>
          <w:tcPr>
            <w:tcW w:w="3628" w:type="dxa"/>
          </w:tcPr>
          <w:p w14:paraId="3D53BB5D" w14:textId="77777777" w:rsidR="00A11A37" w:rsidRPr="00915696" w:rsidRDefault="00A11A37" w:rsidP="00062CF0">
            <w:pPr>
              <w:rPr>
                <w:rFonts w:eastAsia="Times New Roman" w:cs="Arial"/>
                <w:color w:val="000000" w:themeColor="text1"/>
                <w:lang w:eastAsia="es-ES"/>
              </w:rPr>
            </w:pPr>
            <w:r w:rsidRPr="00AD63E8">
              <w:rPr>
                <w:rFonts w:eastAsia="Times New Roman" w:cs="Arial"/>
                <w:color w:val="000000" w:themeColor="text1"/>
                <w:lang w:eastAsia="es-ES"/>
              </w:rPr>
              <w:t>isSubLinea</w:t>
            </w:r>
          </w:p>
        </w:tc>
        <w:tc>
          <w:tcPr>
            <w:tcW w:w="1381" w:type="dxa"/>
          </w:tcPr>
          <w:p w14:paraId="5047B6FA" w14:textId="77777777" w:rsidR="00A11A37" w:rsidRPr="00915696" w:rsidRDefault="00A11A37" w:rsidP="00062CF0">
            <w:pPr>
              <w:rPr>
                <w:rFonts w:eastAsia="Times New Roman" w:cs="Arial"/>
                <w:color w:val="000000" w:themeColor="text1"/>
                <w:lang w:eastAsia="es-ES"/>
              </w:rPr>
            </w:pPr>
            <w:r>
              <w:rPr>
                <w:rFonts w:eastAsia="Times New Roman" w:cs="Arial"/>
                <w:color w:val="000000" w:themeColor="text1"/>
                <w:lang w:eastAsia="es-ES"/>
              </w:rPr>
              <w:t>boolean</w:t>
            </w:r>
          </w:p>
        </w:tc>
        <w:tc>
          <w:tcPr>
            <w:tcW w:w="2470" w:type="dxa"/>
          </w:tcPr>
          <w:p w14:paraId="6A4366A4" w14:textId="77777777" w:rsidR="00A11A37" w:rsidRPr="00915696" w:rsidRDefault="00A11A37" w:rsidP="00062CF0">
            <w:pPr>
              <w:rPr>
                <w:rFonts w:eastAsia="Times New Roman" w:cs="Arial"/>
                <w:color w:val="000000" w:themeColor="text1"/>
                <w:lang w:eastAsia="es-ES"/>
              </w:rPr>
            </w:pPr>
            <w:r w:rsidRPr="00AD63E8">
              <w:rPr>
                <w:rFonts w:eastAsia="Times New Roman" w:cs="Arial"/>
                <w:color w:val="000000" w:themeColor="text1"/>
                <w:lang w:eastAsia="es-ES"/>
              </w:rPr>
              <w:t>Setear este valor en 1 si es subLinea</w:t>
            </w:r>
            <w:r>
              <w:rPr>
                <w:rFonts w:eastAsia="Times New Roman" w:cs="Arial"/>
                <w:color w:val="000000" w:themeColor="text1"/>
                <w:lang w:eastAsia="es-ES"/>
              </w:rPr>
              <w:t>, de lo contrario en 0.</w:t>
            </w:r>
          </w:p>
        </w:tc>
      </w:tr>
      <w:tr w:rsidR="00A11A37" w:rsidRPr="00915696" w14:paraId="202D8C7A" w14:textId="77777777" w:rsidTr="00062CF0">
        <w:trPr>
          <w:jc w:val="center"/>
        </w:trPr>
        <w:tc>
          <w:tcPr>
            <w:tcW w:w="3628" w:type="dxa"/>
          </w:tcPr>
          <w:p w14:paraId="5321F243" w14:textId="77777777" w:rsidR="00A11A37" w:rsidRPr="00AD63E8" w:rsidRDefault="00A11A37" w:rsidP="00062CF0">
            <w:pPr>
              <w:rPr>
                <w:rFonts w:eastAsia="Times New Roman" w:cs="Arial"/>
                <w:color w:val="000000" w:themeColor="text1"/>
                <w:lang w:eastAsia="es-ES"/>
              </w:rPr>
            </w:pPr>
            <w:r>
              <w:rPr>
                <w:rFonts w:eastAsia="Times New Roman" w:cs="Arial"/>
                <w:color w:val="000000" w:themeColor="text1"/>
                <w:lang w:eastAsia="es-ES"/>
              </w:rPr>
              <w:t>isInteligente</w:t>
            </w:r>
          </w:p>
        </w:tc>
        <w:tc>
          <w:tcPr>
            <w:tcW w:w="1381" w:type="dxa"/>
          </w:tcPr>
          <w:p w14:paraId="5857E734" w14:textId="77777777" w:rsidR="00A11A37" w:rsidRDefault="00A11A37" w:rsidP="00062CF0">
            <w:pPr>
              <w:rPr>
                <w:rFonts w:eastAsia="Times New Roman" w:cs="Arial"/>
                <w:color w:val="000000" w:themeColor="text1"/>
                <w:lang w:eastAsia="es-ES"/>
              </w:rPr>
            </w:pPr>
            <w:r>
              <w:rPr>
                <w:rFonts w:eastAsia="Times New Roman" w:cs="Arial"/>
                <w:color w:val="000000" w:themeColor="text1"/>
                <w:lang w:eastAsia="es-ES"/>
              </w:rPr>
              <w:t>boolean</w:t>
            </w:r>
          </w:p>
        </w:tc>
        <w:tc>
          <w:tcPr>
            <w:tcW w:w="2470" w:type="dxa"/>
          </w:tcPr>
          <w:p w14:paraId="3F4DA130" w14:textId="77777777" w:rsidR="00A11A37" w:rsidRPr="00AD63E8" w:rsidRDefault="00A11A37" w:rsidP="00062CF0">
            <w:pPr>
              <w:rPr>
                <w:rFonts w:eastAsia="Times New Roman" w:cs="Arial"/>
                <w:color w:val="000000" w:themeColor="text1"/>
                <w:lang w:eastAsia="es-ES"/>
              </w:rPr>
            </w:pPr>
            <w:r w:rsidRPr="00AD63E8">
              <w:rPr>
                <w:rFonts w:eastAsia="Times New Roman" w:cs="Arial"/>
                <w:color w:val="000000" w:themeColor="text1"/>
                <w:lang w:eastAsia="es-ES"/>
              </w:rPr>
              <w:t xml:space="preserve">Setear este valor en 1 si es </w:t>
            </w:r>
            <w:r>
              <w:rPr>
                <w:rFonts w:eastAsia="Times New Roman" w:cs="Arial"/>
                <w:color w:val="000000" w:themeColor="text1"/>
                <w:lang w:eastAsia="es-ES"/>
              </w:rPr>
              <w:t>inteligente, de lo contrario en 0.</w:t>
            </w:r>
          </w:p>
        </w:tc>
      </w:tr>
    </w:tbl>
    <w:p w14:paraId="0E72D63A" w14:textId="77777777" w:rsidR="00915696" w:rsidRPr="00915696" w:rsidRDefault="00915696" w:rsidP="00915696">
      <w:pPr>
        <w:rPr>
          <w:color w:val="000000" w:themeColor="text1"/>
        </w:rPr>
      </w:pPr>
    </w:p>
    <w:p w14:paraId="6691217F" w14:textId="77777777" w:rsidR="00915696" w:rsidRDefault="00915696" w:rsidP="00915696">
      <w:pPr>
        <w:rPr>
          <w:rFonts w:eastAsiaTheme="majorEastAsia" w:cstheme="majorBidi"/>
          <w:b/>
          <w:bCs/>
          <w:color w:val="000000" w:themeColor="text1"/>
        </w:rPr>
      </w:pPr>
      <w:r w:rsidRPr="00915696">
        <w:rPr>
          <w:rFonts w:eastAsiaTheme="majorEastAsia" w:cstheme="majorBidi"/>
          <w:b/>
          <w:bCs/>
          <w:i/>
          <w:color w:val="000000" w:themeColor="text1"/>
        </w:rPr>
        <w:t>Parámetros que devuelve</w:t>
      </w:r>
      <w:r w:rsidRPr="00915696">
        <w:rPr>
          <w:rFonts w:eastAsiaTheme="majorEastAsia" w:cstheme="majorBidi"/>
          <w:b/>
          <w:bCs/>
          <w:color w:val="000000" w:themeColor="text1"/>
        </w:rPr>
        <w:t>:</w:t>
      </w:r>
      <w:r w:rsidR="007E0286">
        <w:rPr>
          <w:rFonts w:eastAsiaTheme="majorEastAsia" w:cstheme="majorBidi"/>
          <w:b/>
          <w:bCs/>
          <w:color w:val="000000" w:themeColor="text1"/>
        </w:rPr>
        <w:t xml:space="preserve"> string</w:t>
      </w:r>
    </w:p>
    <w:p w14:paraId="68BEE857" w14:textId="77777777" w:rsidR="008A29F1" w:rsidRPr="00BC22A4" w:rsidRDefault="008A29F1" w:rsidP="008A29F1">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Array ‘</w:t>
      </w:r>
      <w:r>
        <w:rPr>
          <w:rFonts w:eastAsia="Times New Roman" w:cstheme="majorBidi"/>
          <w:bCs/>
          <w:color w:val="000000" w:themeColor="text1"/>
          <w:lang w:val="es-ES" w:eastAsia="es-ES"/>
        </w:rPr>
        <w:t>Paradas’</w:t>
      </w:r>
      <w:r w:rsidRPr="00BC22A4">
        <w:rPr>
          <w:rFonts w:eastAsia="Times New Roman" w:cstheme="majorBidi"/>
          <w:bCs/>
          <w:color w:val="000000" w:themeColor="text1"/>
          <w:lang w:val="es-ES" w:eastAsia="es-ES"/>
        </w:rPr>
        <w:t>:</w:t>
      </w:r>
    </w:p>
    <w:p w14:paraId="7EE43E53" w14:textId="77777777" w:rsidR="008A29F1" w:rsidRPr="00773244" w:rsidRDefault="008A29F1" w:rsidP="008A29F1">
      <w:pPr>
        <w:pStyle w:val="Prrafodelista"/>
        <w:numPr>
          <w:ilvl w:val="0"/>
          <w:numId w:val="15"/>
        </w:numPr>
        <w:shd w:val="clear" w:color="auto" w:fill="FFFFFF"/>
        <w:spacing w:after="0" w:line="240" w:lineRule="auto"/>
        <w:rPr>
          <w:rFonts w:eastAsia="Times New Roman" w:cs="Arial"/>
          <w:color w:val="222222"/>
          <w:lang w:eastAsia="es-ES"/>
        </w:rPr>
      </w:pPr>
      <w:r w:rsidRPr="00773244">
        <w:rPr>
          <w:rFonts w:eastAsia="Times New Roman" w:cs="Arial"/>
          <w:color w:val="222222"/>
          <w:lang w:eastAsia="es-ES"/>
        </w:rPr>
        <w:t>codigoParada</w:t>
      </w:r>
    </w:p>
    <w:p w14:paraId="1537E580" w14:textId="77777777" w:rsidR="008A29F1" w:rsidRPr="00773244" w:rsidRDefault="008A29F1" w:rsidP="008A29F1">
      <w:pPr>
        <w:pStyle w:val="Prrafodelista"/>
        <w:numPr>
          <w:ilvl w:val="0"/>
          <w:numId w:val="15"/>
        </w:numPr>
        <w:shd w:val="clear" w:color="auto" w:fill="FFFFFF"/>
        <w:spacing w:after="0" w:line="240" w:lineRule="auto"/>
        <w:rPr>
          <w:rFonts w:eastAsia="Times New Roman" w:cs="Arial"/>
          <w:color w:val="222222"/>
          <w:lang w:eastAsia="es-ES"/>
        </w:rPr>
      </w:pPr>
      <w:r w:rsidRPr="00773244">
        <w:rPr>
          <w:rFonts w:eastAsia="Times New Roman" w:cs="Arial"/>
          <w:color w:val="222222"/>
          <w:lang w:eastAsia="es-ES"/>
        </w:rPr>
        <w:t>identificador (De parada)</w:t>
      </w:r>
    </w:p>
    <w:p w14:paraId="1C6C0FD5" w14:textId="77777777" w:rsidR="008A29F1" w:rsidRPr="00773244" w:rsidRDefault="008A29F1" w:rsidP="008A29F1">
      <w:pPr>
        <w:pStyle w:val="Prrafodelista"/>
        <w:numPr>
          <w:ilvl w:val="0"/>
          <w:numId w:val="15"/>
        </w:numPr>
        <w:shd w:val="clear" w:color="auto" w:fill="FFFFFF"/>
        <w:spacing w:after="0" w:line="240" w:lineRule="auto"/>
        <w:rPr>
          <w:rFonts w:eastAsia="Times New Roman" w:cs="Arial"/>
          <w:color w:val="222222"/>
          <w:lang w:eastAsia="es-ES"/>
        </w:rPr>
      </w:pPr>
      <w:r w:rsidRPr="00773244">
        <w:rPr>
          <w:rFonts w:eastAsia="Times New Roman" w:cs="Arial"/>
          <w:color w:val="222222"/>
          <w:lang w:eastAsia="es-ES"/>
        </w:rPr>
        <w:t>descripci</w:t>
      </w:r>
      <w:r>
        <w:rPr>
          <w:rFonts w:eastAsia="Times New Roman" w:cs="Arial"/>
          <w:color w:val="222222"/>
          <w:lang w:eastAsia="es-ES"/>
        </w:rPr>
        <w:t>ó</w:t>
      </w:r>
      <w:r w:rsidRPr="00773244">
        <w:rPr>
          <w:rFonts w:eastAsia="Times New Roman" w:cs="Arial"/>
          <w:color w:val="222222"/>
          <w:lang w:eastAsia="es-ES"/>
        </w:rPr>
        <w:t>n (De parada)</w:t>
      </w:r>
    </w:p>
    <w:p w14:paraId="78A817EC" w14:textId="77777777" w:rsidR="008A29F1" w:rsidRDefault="008A29F1" w:rsidP="008A29F1">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calle principal usuario</w:t>
      </w:r>
    </w:p>
    <w:p w14:paraId="63AAA5C1" w14:textId="77777777" w:rsidR="008A29F1" w:rsidRDefault="008A29F1" w:rsidP="008A29F1">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calle intersección usuario</w:t>
      </w:r>
    </w:p>
    <w:p w14:paraId="24A5C20B" w14:textId="77777777" w:rsidR="008A29F1" w:rsidRDefault="008A29F1" w:rsidP="008A29F1">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latitud</w:t>
      </w:r>
    </w:p>
    <w:p w14:paraId="0611ED2D" w14:textId="77777777" w:rsidR="008A29F1" w:rsidRPr="00773244" w:rsidRDefault="008A29F1" w:rsidP="008A29F1">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longitud</w:t>
      </w:r>
    </w:p>
    <w:p w14:paraId="78C48E44" w14:textId="77777777" w:rsidR="008A29F1" w:rsidRDefault="008A29F1" w:rsidP="008A29F1">
      <w:pPr>
        <w:rPr>
          <w:i/>
          <w:color w:val="000000" w:themeColor="text1"/>
          <w:lang w:val="es-ES" w:eastAsia="es-ES"/>
        </w:rPr>
      </w:pPr>
    </w:p>
    <w:p w14:paraId="2792CC61" w14:textId="77777777" w:rsidR="008A29F1" w:rsidRPr="00897B9B" w:rsidRDefault="008A29F1" w:rsidP="008A29F1">
      <w:pPr>
        <w:spacing w:before="136" w:after="100" w:afterAutospacing="1" w:line="240" w:lineRule="auto"/>
        <w:rPr>
          <w:i/>
        </w:rPr>
      </w:pPr>
      <w:r w:rsidRPr="00897B9B">
        <w:rPr>
          <w:b/>
          <w:i/>
          <w:u w:val="single"/>
        </w:rPr>
        <w:t xml:space="preserve">Devoluciones con error: </w:t>
      </w:r>
    </w:p>
    <w:p w14:paraId="45B75A83" w14:textId="77777777" w:rsidR="008A29F1" w:rsidRPr="004877A4" w:rsidRDefault="008A29F1" w:rsidP="008A29F1">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-1|No</w:t>
      </w:r>
      <w:r>
        <w:rPr>
          <w:rFonts w:eastAsia="Times New Roman" w:cs="Arial"/>
          <w:color w:val="222222"/>
          <w:lang w:eastAsia="es-ES"/>
        </w:rPr>
        <w:t xml:space="preserve"> e</w:t>
      </w:r>
      <w:r w:rsidRPr="004877A4">
        <w:rPr>
          <w:rFonts w:eastAsia="Times New Roman" w:cs="Arial"/>
          <w:color w:val="222222"/>
          <w:lang w:eastAsia="es-ES"/>
        </w:rPr>
        <w:t>xisten</w:t>
      </w:r>
      <w:r>
        <w:rPr>
          <w:rFonts w:eastAsia="Times New Roman" w:cs="Arial"/>
          <w:color w:val="222222"/>
          <w:lang w:eastAsia="es-ES"/>
        </w:rPr>
        <w:t xml:space="preserve"> paradas para esa línea</w:t>
      </w:r>
    </w:p>
    <w:p w14:paraId="2618330D" w14:textId="77777777" w:rsidR="008A29F1" w:rsidRDefault="008A29F1" w:rsidP="008A29F1">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w:t>
      </w:r>
      <w:r>
        <w:rPr>
          <w:rFonts w:eastAsia="Times New Roman" w:cs="Arial"/>
          <w:color w:val="222222"/>
          <w:lang w:eastAsia="es-ES"/>
        </w:rPr>
        <w:t>8|</w:t>
      </w:r>
      <w:r w:rsidRPr="004877A4">
        <w:rPr>
          <w:rFonts w:eastAsia="Times New Roman" w:cs="Arial"/>
          <w:color w:val="222222"/>
          <w:lang w:eastAsia="es-ES"/>
        </w:rPr>
        <w:t>ErrorDeLogueo</w:t>
      </w:r>
    </w:p>
    <w:p w14:paraId="096B3CF0" w14:textId="77777777" w:rsidR="008A29F1" w:rsidRDefault="008A29F1" w:rsidP="004401C3">
      <w:pPr>
        <w:ind w:left="708"/>
        <w:rPr>
          <w:color w:val="000000" w:themeColor="text1"/>
        </w:rPr>
      </w:pPr>
    </w:p>
    <w:p w14:paraId="720D740A" w14:textId="77777777" w:rsidR="00C87B48" w:rsidRPr="00915696" w:rsidRDefault="00C87B48" w:rsidP="00C87B48">
      <w:pPr>
        <w:rPr>
          <w:i/>
          <w:color w:val="000000" w:themeColor="text1"/>
        </w:rPr>
      </w:pPr>
    </w:p>
    <w:p w14:paraId="09298DF6" w14:textId="77777777" w:rsidR="00C87B48" w:rsidRPr="00061C93" w:rsidRDefault="00C87B48" w:rsidP="00061C93">
      <w:pPr>
        <w:pStyle w:val="Prrafodelista"/>
        <w:keepNext/>
        <w:keepLines/>
        <w:numPr>
          <w:ilvl w:val="0"/>
          <w:numId w:val="22"/>
        </w:numPr>
        <w:spacing w:before="200"/>
        <w:outlineLvl w:val="1"/>
        <w:rPr>
          <w:rFonts w:ascii="Verdana" w:eastAsia="Times New Roman" w:hAnsi="Verdana" w:cstheme="majorBidi"/>
          <w:b/>
          <w:bCs/>
          <w:color w:val="548DD4" w:themeColor="text2" w:themeTint="99"/>
          <w:sz w:val="24"/>
          <w:szCs w:val="24"/>
        </w:rPr>
      </w:pPr>
      <w:hyperlink r:id="rId23" w:history="1">
        <w:r w:rsidRPr="00061C93">
          <w:rPr>
            <w:rStyle w:val="Hipervnculo"/>
            <w:rFonts w:ascii="Verdana" w:hAnsi="Verdana"/>
            <w:b/>
            <w:color w:val="548DD4" w:themeColor="text2" w:themeTint="99"/>
            <w:sz w:val="24"/>
            <w:szCs w:val="24"/>
            <w:u w:val="none"/>
          </w:rPr>
          <w:t>RecuperarParadasCompletoPorLinea</w:t>
        </w:r>
      </w:hyperlink>
    </w:p>
    <w:p w14:paraId="1A37C041" w14:textId="77777777" w:rsidR="00C87B48" w:rsidRPr="00915696" w:rsidRDefault="00C87B48" w:rsidP="00C87B48">
      <w:pPr>
        <w:rPr>
          <w:color w:val="000000" w:themeColor="text1"/>
        </w:rPr>
      </w:pPr>
      <w:r w:rsidRPr="00915696">
        <w:rPr>
          <w:rFonts w:eastAsia="Times New Roman" w:cstheme="majorBidi"/>
          <w:b/>
          <w:bCs/>
          <w:i/>
          <w:color w:val="000000" w:themeColor="text1"/>
        </w:rPr>
        <w:t>Detalle</w:t>
      </w:r>
      <w:r w:rsidRPr="00915696">
        <w:rPr>
          <w:rFonts w:eastAsia="Times New Roman" w:cstheme="majorBidi"/>
          <w:b/>
          <w:bCs/>
          <w:color w:val="000000" w:themeColor="text1"/>
          <w:sz w:val="26"/>
          <w:szCs w:val="26"/>
        </w:rPr>
        <w:t>:</w:t>
      </w:r>
      <w:r w:rsidRPr="00915696">
        <w:rPr>
          <w:rFonts w:eastAsia="Times New Roman" w:cs="Arial"/>
          <w:color w:val="000000" w:themeColor="text1"/>
        </w:rPr>
        <w:t xml:space="preserve"> </w:t>
      </w:r>
      <w:r>
        <w:rPr>
          <w:color w:val="000000" w:themeColor="text1"/>
        </w:rPr>
        <w:t xml:space="preserve">Devuelve los datos de todas las paradas para la líneaParada que recibe como parámetro.  </w:t>
      </w:r>
      <w:r w:rsidRPr="00915696">
        <w:rPr>
          <w:color w:val="000000" w:themeColor="text1"/>
        </w:rPr>
        <w:t xml:space="preserve"> </w:t>
      </w:r>
    </w:p>
    <w:p w14:paraId="67D745B1" w14:textId="77777777" w:rsidR="00C87B48" w:rsidRPr="00915696" w:rsidRDefault="00C87B48" w:rsidP="00C87B48">
      <w:pPr>
        <w:keepNext/>
        <w:keepLines/>
        <w:spacing w:before="200"/>
        <w:outlineLvl w:val="2"/>
        <w:rPr>
          <w:rFonts w:eastAsia="Times New Roman" w:cstheme="majorBidi"/>
          <w:b/>
          <w:bCs/>
          <w:i/>
          <w:color w:val="000000" w:themeColor="text1"/>
        </w:rPr>
      </w:pPr>
      <w:r w:rsidRPr="00915696">
        <w:rPr>
          <w:rFonts w:eastAsia="Times New Roman" w:cstheme="majorBidi"/>
          <w:b/>
          <w:bCs/>
          <w:i/>
          <w:color w:val="000000" w:themeColor="text1"/>
        </w:rPr>
        <w:t>Parámetros que recibe:</w:t>
      </w:r>
    </w:p>
    <w:p w14:paraId="48998D76" w14:textId="77777777" w:rsidR="00C87B48" w:rsidRPr="00915696" w:rsidRDefault="00C87B48" w:rsidP="00C87B48">
      <w:pPr>
        <w:rPr>
          <w:color w:val="000000" w:themeColor="text1"/>
        </w:rPr>
      </w:pPr>
      <w:r w:rsidRPr="00915696">
        <w:rPr>
          <w:color w:val="000000" w:themeColor="text1"/>
        </w:rPr>
        <w:t xml:space="preserve"> </w:t>
      </w:r>
    </w:p>
    <w:tbl>
      <w:tblPr>
        <w:tblStyle w:val="Tablaconcuadrcula"/>
        <w:tblW w:w="0" w:type="auto"/>
        <w:jc w:val="center"/>
        <w:tblLook w:val="04A0" w:firstRow="1" w:lastRow="0" w:firstColumn="1" w:lastColumn="0" w:noHBand="0" w:noVBand="1"/>
      </w:tblPr>
      <w:tblGrid>
        <w:gridCol w:w="3628"/>
        <w:gridCol w:w="1381"/>
        <w:gridCol w:w="2470"/>
      </w:tblGrid>
      <w:tr w:rsidR="00C87B48" w:rsidRPr="00915696" w14:paraId="021D2A93" w14:textId="77777777" w:rsidTr="00C87B48">
        <w:trPr>
          <w:jc w:val="center"/>
        </w:trPr>
        <w:tc>
          <w:tcPr>
            <w:tcW w:w="3628" w:type="dxa"/>
          </w:tcPr>
          <w:p w14:paraId="45D4D2DD" w14:textId="77777777" w:rsidR="00C87B48" w:rsidRPr="00915696" w:rsidRDefault="00C87B48" w:rsidP="00C87B48">
            <w:pPr>
              <w:jc w:val="center"/>
              <w:rPr>
                <w:b/>
                <w:color w:val="000000" w:themeColor="text1"/>
              </w:rPr>
            </w:pPr>
            <w:r w:rsidRPr="00915696">
              <w:rPr>
                <w:b/>
                <w:color w:val="000000" w:themeColor="text1"/>
              </w:rPr>
              <w:t>Nombre parámetro</w:t>
            </w:r>
          </w:p>
        </w:tc>
        <w:tc>
          <w:tcPr>
            <w:tcW w:w="1381" w:type="dxa"/>
          </w:tcPr>
          <w:p w14:paraId="10AA50D0" w14:textId="77777777" w:rsidR="00C87B48" w:rsidRPr="00915696" w:rsidRDefault="00C87B48" w:rsidP="00C87B48">
            <w:pPr>
              <w:jc w:val="center"/>
              <w:rPr>
                <w:b/>
                <w:color w:val="000000" w:themeColor="text1"/>
              </w:rPr>
            </w:pPr>
            <w:r w:rsidRPr="00915696">
              <w:rPr>
                <w:b/>
                <w:color w:val="000000" w:themeColor="text1"/>
              </w:rPr>
              <w:t>Tipo parámetro</w:t>
            </w:r>
          </w:p>
        </w:tc>
        <w:tc>
          <w:tcPr>
            <w:tcW w:w="2470" w:type="dxa"/>
          </w:tcPr>
          <w:p w14:paraId="70EAFDF2" w14:textId="77777777" w:rsidR="00C87B48" w:rsidRPr="00915696" w:rsidRDefault="00C87B48" w:rsidP="00C87B48">
            <w:pPr>
              <w:jc w:val="center"/>
              <w:rPr>
                <w:b/>
                <w:color w:val="000000" w:themeColor="text1"/>
              </w:rPr>
            </w:pPr>
            <w:r w:rsidRPr="00915696">
              <w:rPr>
                <w:b/>
                <w:color w:val="000000" w:themeColor="text1"/>
              </w:rPr>
              <w:t>Descripción</w:t>
            </w:r>
          </w:p>
        </w:tc>
      </w:tr>
      <w:tr w:rsidR="00C87B48" w:rsidRPr="00915696" w14:paraId="3F6F6425" w14:textId="77777777" w:rsidTr="00C87B48">
        <w:trPr>
          <w:jc w:val="center"/>
        </w:trPr>
        <w:tc>
          <w:tcPr>
            <w:tcW w:w="3628" w:type="dxa"/>
          </w:tcPr>
          <w:p w14:paraId="33F6EE0B" w14:textId="77777777" w:rsidR="00C87B48" w:rsidRPr="00915696" w:rsidRDefault="00C87B48" w:rsidP="00C87B48">
            <w:pPr>
              <w:rPr>
                <w:color w:val="000000" w:themeColor="text1"/>
                <w:lang w:eastAsia="es-ES"/>
              </w:rPr>
            </w:pPr>
            <w:r w:rsidRPr="00915696">
              <w:rPr>
                <w:color w:val="000000" w:themeColor="text1"/>
                <w:lang w:eastAsia="es-ES"/>
              </w:rPr>
              <w:t>usuario</w:t>
            </w:r>
          </w:p>
        </w:tc>
        <w:tc>
          <w:tcPr>
            <w:tcW w:w="1381" w:type="dxa"/>
          </w:tcPr>
          <w:p w14:paraId="2316EF05" w14:textId="77777777" w:rsidR="00C87B48" w:rsidRPr="00915696" w:rsidRDefault="00C87B48" w:rsidP="00C87B48">
            <w:pPr>
              <w:rPr>
                <w:color w:val="000000" w:themeColor="text1"/>
                <w:lang w:eastAsia="es-ES"/>
              </w:rPr>
            </w:pPr>
            <w:r w:rsidRPr="00915696">
              <w:rPr>
                <w:color w:val="000000" w:themeColor="text1"/>
                <w:lang w:eastAsia="es-ES"/>
              </w:rPr>
              <w:t>string</w:t>
            </w:r>
          </w:p>
        </w:tc>
        <w:tc>
          <w:tcPr>
            <w:tcW w:w="2470" w:type="dxa"/>
          </w:tcPr>
          <w:p w14:paraId="41DC6730" w14:textId="77777777" w:rsidR="00C87B48" w:rsidRPr="00915696" w:rsidRDefault="00C87B48" w:rsidP="00C87B48">
            <w:pPr>
              <w:rPr>
                <w:color w:val="000000" w:themeColor="text1"/>
                <w:lang w:eastAsia="es-ES"/>
              </w:rPr>
            </w:pPr>
            <w:r w:rsidRPr="00915696">
              <w:rPr>
                <w:color w:val="000000" w:themeColor="text1"/>
                <w:lang w:eastAsia="es-ES"/>
              </w:rPr>
              <w:t>Usuario de seguridad</w:t>
            </w:r>
          </w:p>
        </w:tc>
      </w:tr>
      <w:tr w:rsidR="00C87B48" w:rsidRPr="00915696" w14:paraId="133ED85E" w14:textId="77777777" w:rsidTr="00C87B48">
        <w:trPr>
          <w:jc w:val="center"/>
        </w:trPr>
        <w:tc>
          <w:tcPr>
            <w:tcW w:w="3628" w:type="dxa"/>
          </w:tcPr>
          <w:p w14:paraId="2F61B2C3" w14:textId="77777777" w:rsidR="00C87B48" w:rsidRPr="00915696" w:rsidRDefault="00C87B48" w:rsidP="00C87B48">
            <w:pPr>
              <w:rPr>
                <w:color w:val="000000" w:themeColor="text1"/>
                <w:lang w:eastAsia="es-ES"/>
              </w:rPr>
            </w:pPr>
            <w:r w:rsidRPr="00915696">
              <w:rPr>
                <w:color w:val="000000" w:themeColor="text1"/>
                <w:lang w:eastAsia="es-ES"/>
              </w:rPr>
              <w:t>clave</w:t>
            </w:r>
          </w:p>
        </w:tc>
        <w:tc>
          <w:tcPr>
            <w:tcW w:w="1381" w:type="dxa"/>
          </w:tcPr>
          <w:p w14:paraId="5213BC14" w14:textId="77777777" w:rsidR="00C87B48" w:rsidRPr="00915696" w:rsidRDefault="00C87B48" w:rsidP="00C87B48">
            <w:pPr>
              <w:rPr>
                <w:color w:val="000000" w:themeColor="text1"/>
                <w:lang w:eastAsia="es-ES"/>
              </w:rPr>
            </w:pPr>
            <w:r w:rsidRPr="00915696">
              <w:rPr>
                <w:color w:val="000000" w:themeColor="text1"/>
                <w:lang w:eastAsia="es-ES"/>
              </w:rPr>
              <w:t>string</w:t>
            </w:r>
          </w:p>
        </w:tc>
        <w:tc>
          <w:tcPr>
            <w:tcW w:w="2470" w:type="dxa"/>
          </w:tcPr>
          <w:p w14:paraId="5A2331EB" w14:textId="77777777" w:rsidR="00C87B48" w:rsidRPr="00915696" w:rsidRDefault="00C87B48" w:rsidP="00C87B48">
            <w:pPr>
              <w:rPr>
                <w:color w:val="000000" w:themeColor="text1"/>
                <w:lang w:eastAsia="es-ES"/>
              </w:rPr>
            </w:pPr>
            <w:r w:rsidRPr="00915696">
              <w:rPr>
                <w:color w:val="000000" w:themeColor="text1"/>
                <w:lang w:eastAsia="es-ES"/>
              </w:rPr>
              <w:t>Clave de seguridad</w:t>
            </w:r>
          </w:p>
        </w:tc>
      </w:tr>
      <w:tr w:rsidR="00C87B48" w:rsidRPr="00915696" w14:paraId="0ED0B3E0" w14:textId="77777777" w:rsidTr="00C87B48">
        <w:trPr>
          <w:jc w:val="center"/>
        </w:trPr>
        <w:tc>
          <w:tcPr>
            <w:tcW w:w="3628" w:type="dxa"/>
          </w:tcPr>
          <w:p w14:paraId="6CFF5960" w14:textId="77777777" w:rsidR="00C87B48" w:rsidRPr="00915696" w:rsidRDefault="00C87B48" w:rsidP="00C87B48">
            <w:pPr>
              <w:rPr>
                <w:color w:val="000000" w:themeColor="text1"/>
                <w:lang w:eastAsia="es-ES"/>
              </w:rPr>
            </w:pPr>
            <w:r w:rsidRPr="00915696">
              <w:rPr>
                <w:color w:val="000000" w:themeColor="text1"/>
                <w:lang w:eastAsia="es-ES"/>
              </w:rPr>
              <w:t>codigo</w:t>
            </w:r>
            <w:r>
              <w:rPr>
                <w:color w:val="000000" w:themeColor="text1"/>
                <w:lang w:eastAsia="es-ES"/>
              </w:rPr>
              <w:t>LineaParada</w:t>
            </w:r>
          </w:p>
        </w:tc>
        <w:tc>
          <w:tcPr>
            <w:tcW w:w="1381" w:type="dxa"/>
          </w:tcPr>
          <w:p w14:paraId="1B149FCE" w14:textId="77777777" w:rsidR="00C87B48" w:rsidRPr="00915696" w:rsidRDefault="00C87B48" w:rsidP="00C87B48">
            <w:pPr>
              <w:rPr>
                <w:color w:val="000000" w:themeColor="text1"/>
                <w:lang w:eastAsia="es-ES"/>
              </w:rPr>
            </w:pPr>
            <w:r w:rsidRPr="00915696">
              <w:rPr>
                <w:color w:val="000000" w:themeColor="text1"/>
                <w:lang w:eastAsia="es-ES"/>
              </w:rPr>
              <w:t>int</w:t>
            </w:r>
          </w:p>
        </w:tc>
        <w:tc>
          <w:tcPr>
            <w:tcW w:w="2470" w:type="dxa"/>
          </w:tcPr>
          <w:p w14:paraId="014352EB" w14:textId="77777777" w:rsidR="00C87B48" w:rsidRPr="00915696" w:rsidRDefault="00C87B48" w:rsidP="00C87B48">
            <w:pPr>
              <w:rPr>
                <w:color w:val="000000" w:themeColor="text1"/>
                <w:lang w:eastAsia="es-ES"/>
              </w:rPr>
            </w:pPr>
            <w:r w:rsidRPr="00915696">
              <w:rPr>
                <w:color w:val="000000" w:themeColor="text1"/>
                <w:lang w:eastAsia="es-ES"/>
              </w:rPr>
              <w:t xml:space="preserve">Código </w:t>
            </w:r>
            <w:r>
              <w:rPr>
                <w:color w:val="000000" w:themeColor="text1"/>
                <w:lang w:eastAsia="es-ES"/>
              </w:rPr>
              <w:t>línea parada</w:t>
            </w:r>
          </w:p>
        </w:tc>
      </w:tr>
      <w:tr w:rsidR="00C87B48" w:rsidRPr="00915696" w14:paraId="5A2A4136" w14:textId="77777777" w:rsidTr="00C87B48">
        <w:trPr>
          <w:jc w:val="center"/>
        </w:trPr>
        <w:tc>
          <w:tcPr>
            <w:tcW w:w="3628" w:type="dxa"/>
          </w:tcPr>
          <w:p w14:paraId="77915C2F" w14:textId="77777777" w:rsidR="00C87B48" w:rsidRPr="00915696" w:rsidRDefault="00C87B48" w:rsidP="00C87B48">
            <w:pPr>
              <w:rPr>
                <w:rFonts w:eastAsia="Times New Roman" w:cs="Arial"/>
                <w:color w:val="000000" w:themeColor="text1"/>
                <w:lang w:eastAsia="es-ES"/>
              </w:rPr>
            </w:pPr>
            <w:r w:rsidRPr="00AD63E8">
              <w:rPr>
                <w:rFonts w:eastAsia="Times New Roman" w:cs="Arial"/>
                <w:color w:val="000000" w:themeColor="text1"/>
                <w:lang w:eastAsia="es-ES"/>
              </w:rPr>
              <w:t>isSubLinea</w:t>
            </w:r>
          </w:p>
        </w:tc>
        <w:tc>
          <w:tcPr>
            <w:tcW w:w="1381" w:type="dxa"/>
          </w:tcPr>
          <w:p w14:paraId="1E8A6B2E" w14:textId="77777777" w:rsidR="00C87B48" w:rsidRPr="00915696" w:rsidRDefault="00C87B48" w:rsidP="00C87B48">
            <w:pPr>
              <w:rPr>
                <w:rFonts w:eastAsia="Times New Roman" w:cs="Arial"/>
                <w:color w:val="000000" w:themeColor="text1"/>
                <w:lang w:eastAsia="es-ES"/>
              </w:rPr>
            </w:pPr>
            <w:r>
              <w:rPr>
                <w:rFonts w:eastAsia="Times New Roman" w:cs="Arial"/>
                <w:color w:val="000000" w:themeColor="text1"/>
                <w:lang w:eastAsia="es-ES"/>
              </w:rPr>
              <w:t>boolean</w:t>
            </w:r>
          </w:p>
        </w:tc>
        <w:tc>
          <w:tcPr>
            <w:tcW w:w="2470" w:type="dxa"/>
          </w:tcPr>
          <w:p w14:paraId="3F3E7564" w14:textId="77777777" w:rsidR="00C87B48" w:rsidRPr="00915696" w:rsidRDefault="00C87B48" w:rsidP="00C87B48">
            <w:pPr>
              <w:rPr>
                <w:rFonts w:eastAsia="Times New Roman" w:cs="Arial"/>
                <w:color w:val="000000" w:themeColor="text1"/>
                <w:lang w:eastAsia="es-ES"/>
              </w:rPr>
            </w:pPr>
            <w:r w:rsidRPr="00AD63E8">
              <w:rPr>
                <w:rFonts w:eastAsia="Times New Roman" w:cs="Arial"/>
                <w:color w:val="000000" w:themeColor="text1"/>
                <w:lang w:eastAsia="es-ES"/>
              </w:rPr>
              <w:t>Setear este valor en 1 si es subLinea</w:t>
            </w:r>
            <w:r>
              <w:rPr>
                <w:rFonts w:eastAsia="Times New Roman" w:cs="Arial"/>
                <w:color w:val="000000" w:themeColor="text1"/>
                <w:lang w:eastAsia="es-ES"/>
              </w:rPr>
              <w:t>, de lo contrario en 0.</w:t>
            </w:r>
          </w:p>
        </w:tc>
      </w:tr>
      <w:tr w:rsidR="00C87B48" w:rsidRPr="00915696" w14:paraId="32C146B0" w14:textId="77777777" w:rsidTr="00C87B48">
        <w:trPr>
          <w:jc w:val="center"/>
        </w:trPr>
        <w:tc>
          <w:tcPr>
            <w:tcW w:w="3628" w:type="dxa"/>
          </w:tcPr>
          <w:p w14:paraId="2214A430" w14:textId="77777777" w:rsidR="00C87B48" w:rsidRPr="00AD63E8" w:rsidRDefault="00C87B48" w:rsidP="00C87B48">
            <w:pPr>
              <w:rPr>
                <w:rFonts w:eastAsia="Times New Roman" w:cs="Arial"/>
                <w:color w:val="000000" w:themeColor="text1"/>
                <w:lang w:eastAsia="es-ES"/>
              </w:rPr>
            </w:pPr>
            <w:r>
              <w:rPr>
                <w:rFonts w:eastAsia="Times New Roman" w:cs="Arial"/>
                <w:color w:val="000000" w:themeColor="text1"/>
                <w:lang w:eastAsia="es-ES"/>
              </w:rPr>
              <w:t>isInteligente</w:t>
            </w:r>
          </w:p>
        </w:tc>
        <w:tc>
          <w:tcPr>
            <w:tcW w:w="1381" w:type="dxa"/>
          </w:tcPr>
          <w:p w14:paraId="0CEB8AAD" w14:textId="77777777" w:rsidR="00C87B48" w:rsidRDefault="00C87B48" w:rsidP="00C87B48">
            <w:pPr>
              <w:rPr>
                <w:rFonts w:eastAsia="Times New Roman" w:cs="Arial"/>
                <w:color w:val="000000" w:themeColor="text1"/>
                <w:lang w:eastAsia="es-ES"/>
              </w:rPr>
            </w:pPr>
            <w:r>
              <w:rPr>
                <w:rFonts w:eastAsia="Times New Roman" w:cs="Arial"/>
                <w:color w:val="000000" w:themeColor="text1"/>
                <w:lang w:eastAsia="es-ES"/>
              </w:rPr>
              <w:t>boolean</w:t>
            </w:r>
          </w:p>
        </w:tc>
        <w:tc>
          <w:tcPr>
            <w:tcW w:w="2470" w:type="dxa"/>
          </w:tcPr>
          <w:p w14:paraId="4333BC08" w14:textId="77777777" w:rsidR="00C87B48" w:rsidRPr="00AD63E8" w:rsidRDefault="00C87B48" w:rsidP="00C87B48">
            <w:pPr>
              <w:rPr>
                <w:rFonts w:eastAsia="Times New Roman" w:cs="Arial"/>
                <w:color w:val="000000" w:themeColor="text1"/>
                <w:lang w:eastAsia="es-ES"/>
              </w:rPr>
            </w:pPr>
            <w:r w:rsidRPr="00AD63E8">
              <w:rPr>
                <w:rFonts w:eastAsia="Times New Roman" w:cs="Arial"/>
                <w:color w:val="000000" w:themeColor="text1"/>
                <w:lang w:eastAsia="es-ES"/>
              </w:rPr>
              <w:t xml:space="preserve">Setear este valor en 1 si es </w:t>
            </w:r>
            <w:r>
              <w:rPr>
                <w:rFonts w:eastAsia="Times New Roman" w:cs="Arial"/>
                <w:color w:val="000000" w:themeColor="text1"/>
                <w:lang w:eastAsia="es-ES"/>
              </w:rPr>
              <w:t>inteligente, de lo contrario en 0.</w:t>
            </w:r>
          </w:p>
        </w:tc>
      </w:tr>
    </w:tbl>
    <w:p w14:paraId="3BC1A83A" w14:textId="77777777" w:rsidR="00C87B48" w:rsidRPr="00915696" w:rsidRDefault="00C87B48" w:rsidP="00C87B48">
      <w:pPr>
        <w:rPr>
          <w:color w:val="000000" w:themeColor="text1"/>
        </w:rPr>
      </w:pPr>
    </w:p>
    <w:p w14:paraId="0F5F8E31" w14:textId="77777777" w:rsidR="00C87B48" w:rsidRDefault="00C87B48" w:rsidP="00C87B48">
      <w:pPr>
        <w:rPr>
          <w:rFonts w:eastAsiaTheme="majorEastAsia" w:cstheme="majorBidi"/>
          <w:b/>
          <w:bCs/>
          <w:color w:val="000000" w:themeColor="text1"/>
        </w:rPr>
      </w:pPr>
      <w:r w:rsidRPr="00915696">
        <w:rPr>
          <w:rFonts w:eastAsiaTheme="majorEastAsia" w:cstheme="majorBidi"/>
          <w:b/>
          <w:bCs/>
          <w:i/>
          <w:color w:val="000000" w:themeColor="text1"/>
        </w:rPr>
        <w:t>Parámetros que devuelve</w:t>
      </w:r>
      <w:r w:rsidRPr="00915696">
        <w:rPr>
          <w:rFonts w:eastAsiaTheme="majorEastAsia" w:cstheme="majorBidi"/>
          <w:b/>
          <w:bCs/>
          <w:color w:val="000000" w:themeColor="text1"/>
        </w:rPr>
        <w:t>:</w:t>
      </w:r>
      <w:r>
        <w:rPr>
          <w:rFonts w:eastAsiaTheme="majorEastAsia" w:cstheme="majorBidi"/>
          <w:b/>
          <w:bCs/>
          <w:color w:val="000000" w:themeColor="text1"/>
        </w:rPr>
        <w:t xml:space="preserve"> string</w:t>
      </w:r>
    </w:p>
    <w:p w14:paraId="5FDEAE76" w14:textId="77777777" w:rsidR="00C87B48" w:rsidRPr="00BC22A4" w:rsidRDefault="00C87B48" w:rsidP="00C87B48">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Array ‘</w:t>
      </w:r>
      <w:r>
        <w:rPr>
          <w:rFonts w:eastAsia="Times New Roman" w:cstheme="majorBidi"/>
          <w:bCs/>
          <w:color w:val="000000" w:themeColor="text1"/>
          <w:lang w:val="es-ES" w:eastAsia="es-ES"/>
        </w:rPr>
        <w:t>Paradas’</w:t>
      </w:r>
      <w:r w:rsidRPr="00BC22A4">
        <w:rPr>
          <w:rFonts w:eastAsia="Times New Roman" w:cstheme="majorBidi"/>
          <w:bCs/>
          <w:color w:val="000000" w:themeColor="text1"/>
          <w:lang w:val="es-ES" w:eastAsia="es-ES"/>
        </w:rPr>
        <w:t>:</w:t>
      </w:r>
    </w:p>
    <w:p w14:paraId="7CD7DBB3" w14:textId="77777777" w:rsidR="00C87B48" w:rsidRPr="00773244" w:rsidRDefault="00C87B48" w:rsidP="00C87B48">
      <w:pPr>
        <w:pStyle w:val="Prrafodelista"/>
        <w:numPr>
          <w:ilvl w:val="0"/>
          <w:numId w:val="15"/>
        </w:numPr>
        <w:shd w:val="clear" w:color="auto" w:fill="FFFFFF"/>
        <w:spacing w:after="0" w:line="240" w:lineRule="auto"/>
        <w:rPr>
          <w:rFonts w:eastAsia="Times New Roman" w:cs="Arial"/>
          <w:color w:val="222222"/>
          <w:lang w:eastAsia="es-ES"/>
        </w:rPr>
      </w:pPr>
      <w:r w:rsidRPr="00773244">
        <w:rPr>
          <w:rFonts w:eastAsia="Times New Roman" w:cs="Arial"/>
          <w:color w:val="222222"/>
          <w:lang w:eastAsia="es-ES"/>
        </w:rPr>
        <w:t>codigoParada</w:t>
      </w:r>
    </w:p>
    <w:p w14:paraId="00146562" w14:textId="77777777" w:rsidR="00C87B48" w:rsidRPr="00773244" w:rsidRDefault="00C87B48" w:rsidP="00C87B48">
      <w:pPr>
        <w:pStyle w:val="Prrafodelista"/>
        <w:numPr>
          <w:ilvl w:val="0"/>
          <w:numId w:val="15"/>
        </w:numPr>
        <w:shd w:val="clear" w:color="auto" w:fill="FFFFFF"/>
        <w:spacing w:after="0" w:line="240" w:lineRule="auto"/>
        <w:rPr>
          <w:rFonts w:eastAsia="Times New Roman" w:cs="Arial"/>
          <w:color w:val="222222"/>
          <w:lang w:eastAsia="es-ES"/>
        </w:rPr>
      </w:pPr>
      <w:r w:rsidRPr="00773244">
        <w:rPr>
          <w:rFonts w:eastAsia="Times New Roman" w:cs="Arial"/>
          <w:color w:val="222222"/>
          <w:lang w:eastAsia="es-ES"/>
        </w:rPr>
        <w:t>identificador (De parada)</w:t>
      </w:r>
    </w:p>
    <w:p w14:paraId="2981FDC0" w14:textId="77777777" w:rsidR="00C87B48" w:rsidRDefault="00C87B48" w:rsidP="00C87B48">
      <w:pPr>
        <w:pStyle w:val="Prrafodelista"/>
        <w:numPr>
          <w:ilvl w:val="0"/>
          <w:numId w:val="15"/>
        </w:numPr>
        <w:shd w:val="clear" w:color="auto" w:fill="FFFFFF"/>
        <w:spacing w:after="0" w:line="240" w:lineRule="auto"/>
        <w:rPr>
          <w:rFonts w:eastAsia="Times New Roman" w:cs="Arial"/>
          <w:color w:val="222222"/>
          <w:lang w:eastAsia="es-ES"/>
        </w:rPr>
      </w:pPr>
      <w:r w:rsidRPr="00773244">
        <w:rPr>
          <w:rFonts w:eastAsia="Times New Roman" w:cs="Arial"/>
          <w:color w:val="222222"/>
          <w:lang w:eastAsia="es-ES"/>
        </w:rPr>
        <w:t>descripci</w:t>
      </w:r>
      <w:r>
        <w:rPr>
          <w:rFonts w:eastAsia="Times New Roman" w:cs="Arial"/>
          <w:color w:val="222222"/>
          <w:lang w:eastAsia="es-ES"/>
        </w:rPr>
        <w:t>ó</w:t>
      </w:r>
      <w:r w:rsidRPr="00773244">
        <w:rPr>
          <w:rFonts w:eastAsia="Times New Roman" w:cs="Arial"/>
          <w:color w:val="222222"/>
          <w:lang w:eastAsia="es-ES"/>
        </w:rPr>
        <w:t>n (De parada)</w:t>
      </w:r>
    </w:p>
    <w:p w14:paraId="7AF07B7A" w14:textId="77777777" w:rsidR="007906DD" w:rsidRDefault="007906DD" w:rsidP="00C87B48">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Abreviatura bandera</w:t>
      </w:r>
    </w:p>
    <w:p w14:paraId="76BDDECB" w14:textId="77777777" w:rsidR="007906DD" w:rsidRPr="00773244" w:rsidRDefault="007906DD" w:rsidP="007906DD">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Abreviatura ampliada bandera</w:t>
      </w:r>
    </w:p>
    <w:p w14:paraId="6D190C1A" w14:textId="77777777" w:rsidR="00C87B48" w:rsidRDefault="00C87B48" w:rsidP="00C87B48">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latitud</w:t>
      </w:r>
    </w:p>
    <w:p w14:paraId="74F2331C" w14:textId="77777777" w:rsidR="00C87B48" w:rsidRDefault="00C87B48" w:rsidP="00C87B48">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longitud</w:t>
      </w:r>
    </w:p>
    <w:p w14:paraId="0A9FA825" w14:textId="77777777" w:rsidR="007906DD" w:rsidRPr="00773244" w:rsidRDefault="007906DD" w:rsidP="00C87B48">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Abreviatura bandera GIT</w:t>
      </w:r>
    </w:p>
    <w:p w14:paraId="2A02475E" w14:textId="77777777" w:rsidR="00C87B48" w:rsidRDefault="00C87B48" w:rsidP="00C87B48">
      <w:pPr>
        <w:rPr>
          <w:i/>
          <w:color w:val="000000" w:themeColor="text1"/>
          <w:lang w:val="es-ES" w:eastAsia="es-ES"/>
        </w:rPr>
      </w:pPr>
    </w:p>
    <w:p w14:paraId="3478B645" w14:textId="77777777" w:rsidR="00C87B48" w:rsidRPr="00897B9B" w:rsidRDefault="00C87B48" w:rsidP="00C87B48">
      <w:pPr>
        <w:spacing w:before="136" w:after="100" w:afterAutospacing="1" w:line="240" w:lineRule="auto"/>
        <w:rPr>
          <w:i/>
        </w:rPr>
      </w:pPr>
      <w:r w:rsidRPr="00897B9B">
        <w:rPr>
          <w:b/>
          <w:i/>
          <w:u w:val="single"/>
        </w:rPr>
        <w:t xml:space="preserve">Devoluciones con error: </w:t>
      </w:r>
    </w:p>
    <w:p w14:paraId="15F535BB" w14:textId="77777777" w:rsidR="00C87B48" w:rsidRPr="004877A4" w:rsidRDefault="00C87B48" w:rsidP="00C87B48">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-1|No</w:t>
      </w:r>
      <w:r>
        <w:rPr>
          <w:rFonts w:eastAsia="Times New Roman" w:cs="Arial"/>
          <w:color w:val="222222"/>
          <w:lang w:eastAsia="es-ES"/>
        </w:rPr>
        <w:t xml:space="preserve"> e</w:t>
      </w:r>
      <w:r w:rsidRPr="004877A4">
        <w:rPr>
          <w:rFonts w:eastAsia="Times New Roman" w:cs="Arial"/>
          <w:color w:val="222222"/>
          <w:lang w:eastAsia="es-ES"/>
        </w:rPr>
        <w:t>xisten</w:t>
      </w:r>
      <w:r>
        <w:rPr>
          <w:rFonts w:eastAsia="Times New Roman" w:cs="Arial"/>
          <w:color w:val="222222"/>
          <w:lang w:eastAsia="es-ES"/>
        </w:rPr>
        <w:t xml:space="preserve"> paradas para esa línea</w:t>
      </w:r>
    </w:p>
    <w:p w14:paraId="7B1B1767" w14:textId="77777777" w:rsidR="00C87B48" w:rsidRDefault="00C87B48" w:rsidP="00C87B48">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w:t>
      </w:r>
      <w:r>
        <w:rPr>
          <w:rFonts w:eastAsia="Times New Roman" w:cs="Arial"/>
          <w:color w:val="222222"/>
          <w:lang w:eastAsia="es-ES"/>
        </w:rPr>
        <w:t>8|</w:t>
      </w:r>
      <w:r w:rsidRPr="004877A4">
        <w:rPr>
          <w:rFonts w:eastAsia="Times New Roman" w:cs="Arial"/>
          <w:color w:val="222222"/>
          <w:lang w:eastAsia="es-ES"/>
        </w:rPr>
        <w:t>ErrorDeLogueo</w:t>
      </w:r>
    </w:p>
    <w:p w14:paraId="595DCDC4" w14:textId="77777777" w:rsidR="00C87B48" w:rsidRPr="00915696" w:rsidRDefault="00C87B48" w:rsidP="004401C3">
      <w:pPr>
        <w:ind w:left="708"/>
        <w:rPr>
          <w:color w:val="000000" w:themeColor="text1"/>
        </w:rPr>
      </w:pPr>
    </w:p>
    <w:p w14:paraId="7EABC213" w14:textId="77777777" w:rsidR="009646EB" w:rsidRPr="00061C93" w:rsidRDefault="009646EB" w:rsidP="00061C93">
      <w:pPr>
        <w:pStyle w:val="Prrafodelista"/>
        <w:keepNext/>
        <w:keepLines/>
        <w:numPr>
          <w:ilvl w:val="0"/>
          <w:numId w:val="22"/>
        </w:numPr>
        <w:spacing w:before="200" w:after="0"/>
        <w:outlineLvl w:val="1"/>
        <w:rPr>
          <w:rFonts w:ascii="Verdana" w:hAnsi="Verdana"/>
          <w:b/>
          <w:color w:val="548DD4" w:themeColor="text2" w:themeTint="99"/>
          <w:sz w:val="24"/>
          <w:szCs w:val="24"/>
        </w:rPr>
      </w:pPr>
      <w:hyperlink r:id="rId24" w:history="1">
        <w:r w:rsidRPr="00061C93">
          <w:rPr>
            <w:rStyle w:val="Hipervnculo"/>
            <w:rFonts w:ascii="Verdana" w:hAnsi="Verdana"/>
            <w:b/>
            <w:color w:val="548DD4" w:themeColor="text2" w:themeTint="99"/>
            <w:sz w:val="24"/>
            <w:szCs w:val="24"/>
            <w:u w:val="none"/>
          </w:rPr>
          <w:t>RecuperarProximosArribos</w:t>
        </w:r>
      </w:hyperlink>
    </w:p>
    <w:p w14:paraId="1E4145FF" w14:textId="77777777" w:rsidR="009646EB" w:rsidRPr="00915696" w:rsidRDefault="009646EB" w:rsidP="009646EB">
      <w:pPr>
        <w:rPr>
          <w:color w:val="000000" w:themeColor="text1"/>
        </w:rPr>
      </w:pPr>
      <w:r w:rsidRPr="00915696">
        <w:rPr>
          <w:rFonts w:eastAsia="Times New Roman" w:cstheme="majorBidi"/>
          <w:b/>
          <w:bCs/>
          <w:i/>
          <w:color w:val="000000" w:themeColor="text1"/>
        </w:rPr>
        <w:t>Detalle</w:t>
      </w:r>
      <w:r w:rsidRPr="00915696">
        <w:rPr>
          <w:rFonts w:eastAsia="Times New Roman" w:cstheme="majorBidi"/>
          <w:b/>
          <w:bCs/>
          <w:color w:val="000000" w:themeColor="text1"/>
        </w:rPr>
        <w:t>:</w:t>
      </w:r>
      <w:r w:rsidRPr="00915696">
        <w:rPr>
          <w:color w:val="000000" w:themeColor="text1"/>
        </w:rPr>
        <w:t xml:space="preserve"> </w:t>
      </w:r>
      <w:r>
        <w:rPr>
          <w:color w:val="000000" w:themeColor="text1"/>
        </w:rPr>
        <w:t xml:space="preserve">Devuelve los próximos arribos según los parámetros recibidos. </w:t>
      </w:r>
      <w:r w:rsidRPr="00915696">
        <w:rPr>
          <w:color w:val="000000" w:themeColor="text1"/>
        </w:rPr>
        <w:t xml:space="preserve"> </w:t>
      </w:r>
    </w:p>
    <w:p w14:paraId="4926FB1D" w14:textId="77777777" w:rsidR="009646EB" w:rsidRPr="00915696" w:rsidRDefault="009646EB" w:rsidP="009646EB">
      <w:pPr>
        <w:keepNext/>
        <w:keepLines/>
        <w:spacing w:before="200"/>
        <w:outlineLvl w:val="2"/>
        <w:rPr>
          <w:rFonts w:eastAsia="Times New Roman" w:cstheme="majorBidi"/>
          <w:b/>
          <w:bCs/>
          <w:i/>
          <w:color w:val="000000" w:themeColor="text1"/>
        </w:rPr>
      </w:pPr>
      <w:r w:rsidRPr="00915696">
        <w:rPr>
          <w:rFonts w:eastAsia="Times New Roman" w:cstheme="majorBidi"/>
          <w:b/>
          <w:bCs/>
          <w:i/>
          <w:color w:val="000000" w:themeColor="text1"/>
        </w:rPr>
        <w:t>Parámetros que recibe:</w:t>
      </w:r>
    </w:p>
    <w:p w14:paraId="777C5934" w14:textId="77777777" w:rsidR="009646EB" w:rsidRPr="00915696" w:rsidRDefault="009646EB" w:rsidP="009646EB">
      <w:pPr>
        <w:keepNext/>
        <w:keepLines/>
        <w:spacing w:before="200"/>
        <w:outlineLvl w:val="2"/>
        <w:rPr>
          <w:rFonts w:eastAsia="Times New Roman" w:cstheme="majorBidi"/>
          <w:b/>
          <w:bCs/>
          <w:color w:val="000000" w:themeColor="text1"/>
        </w:rPr>
      </w:pPr>
    </w:p>
    <w:tbl>
      <w:tblPr>
        <w:tblStyle w:val="Tablaconcuadrcula"/>
        <w:tblW w:w="0" w:type="auto"/>
        <w:jc w:val="center"/>
        <w:tblLook w:val="04A0" w:firstRow="1" w:lastRow="0" w:firstColumn="1" w:lastColumn="0" w:noHBand="0" w:noVBand="1"/>
      </w:tblPr>
      <w:tblGrid>
        <w:gridCol w:w="3628"/>
        <w:gridCol w:w="1381"/>
        <w:gridCol w:w="1855"/>
        <w:gridCol w:w="40"/>
      </w:tblGrid>
      <w:tr w:rsidR="009646EB" w:rsidRPr="00915696" w14:paraId="2FDB049D" w14:textId="77777777" w:rsidTr="0010586F">
        <w:trPr>
          <w:gridAfter w:val="1"/>
          <w:wAfter w:w="40" w:type="dxa"/>
          <w:jc w:val="center"/>
        </w:trPr>
        <w:tc>
          <w:tcPr>
            <w:tcW w:w="3628" w:type="dxa"/>
          </w:tcPr>
          <w:p w14:paraId="78771FA4" w14:textId="77777777" w:rsidR="009646EB" w:rsidRPr="00915696" w:rsidRDefault="009646EB" w:rsidP="0010586F">
            <w:pPr>
              <w:rPr>
                <w:rFonts w:eastAsia="Times New Roman" w:cs="Arial"/>
                <w:b/>
                <w:color w:val="000000" w:themeColor="text1"/>
              </w:rPr>
            </w:pPr>
            <w:r w:rsidRPr="00915696">
              <w:rPr>
                <w:rFonts w:eastAsia="Times New Roman" w:cs="Arial"/>
                <w:b/>
                <w:color w:val="000000" w:themeColor="text1"/>
              </w:rPr>
              <w:t>Nombre parámetro</w:t>
            </w:r>
          </w:p>
        </w:tc>
        <w:tc>
          <w:tcPr>
            <w:tcW w:w="1381" w:type="dxa"/>
          </w:tcPr>
          <w:p w14:paraId="0D05CB3F" w14:textId="77777777" w:rsidR="009646EB" w:rsidRPr="00915696" w:rsidRDefault="009646EB" w:rsidP="0010586F">
            <w:pPr>
              <w:rPr>
                <w:rFonts w:eastAsia="Times New Roman" w:cs="Arial"/>
                <w:b/>
                <w:color w:val="000000" w:themeColor="text1"/>
              </w:rPr>
            </w:pPr>
            <w:r w:rsidRPr="00915696">
              <w:rPr>
                <w:rFonts w:eastAsia="Times New Roman" w:cs="Arial"/>
                <w:b/>
                <w:color w:val="000000" w:themeColor="text1"/>
              </w:rPr>
              <w:t>Tipo parámetro</w:t>
            </w:r>
          </w:p>
        </w:tc>
        <w:tc>
          <w:tcPr>
            <w:tcW w:w="1855" w:type="dxa"/>
          </w:tcPr>
          <w:p w14:paraId="3252DC52" w14:textId="77777777" w:rsidR="009646EB" w:rsidRPr="00915696" w:rsidRDefault="009646EB" w:rsidP="0010586F">
            <w:pPr>
              <w:rPr>
                <w:rFonts w:eastAsia="Times New Roman" w:cs="Arial"/>
                <w:b/>
                <w:color w:val="000000" w:themeColor="text1"/>
              </w:rPr>
            </w:pPr>
            <w:r w:rsidRPr="00915696">
              <w:rPr>
                <w:rFonts w:eastAsia="Times New Roman" w:cs="Arial"/>
                <w:b/>
                <w:color w:val="000000" w:themeColor="text1"/>
              </w:rPr>
              <w:t>Descripción</w:t>
            </w:r>
          </w:p>
        </w:tc>
      </w:tr>
      <w:tr w:rsidR="009646EB" w:rsidRPr="00915696" w14:paraId="63BA3B48" w14:textId="77777777" w:rsidTr="0010586F">
        <w:trPr>
          <w:jc w:val="center"/>
        </w:trPr>
        <w:tc>
          <w:tcPr>
            <w:tcW w:w="3628" w:type="dxa"/>
          </w:tcPr>
          <w:p w14:paraId="004CD82D" w14:textId="77777777" w:rsidR="009646EB" w:rsidRPr="00915696" w:rsidRDefault="009646EB" w:rsidP="0010586F">
            <w:pPr>
              <w:rPr>
                <w:color w:val="000000" w:themeColor="text1"/>
                <w:lang w:eastAsia="es-ES"/>
              </w:rPr>
            </w:pPr>
            <w:r w:rsidRPr="00915696">
              <w:rPr>
                <w:color w:val="000000" w:themeColor="text1"/>
                <w:lang w:eastAsia="es-ES"/>
              </w:rPr>
              <w:t>usuario</w:t>
            </w:r>
          </w:p>
        </w:tc>
        <w:tc>
          <w:tcPr>
            <w:tcW w:w="1381" w:type="dxa"/>
          </w:tcPr>
          <w:p w14:paraId="1F0DE15C" w14:textId="77777777" w:rsidR="009646EB" w:rsidRPr="00915696" w:rsidRDefault="009646EB" w:rsidP="0010586F">
            <w:pPr>
              <w:rPr>
                <w:color w:val="000000" w:themeColor="text1"/>
                <w:lang w:eastAsia="es-ES"/>
              </w:rPr>
            </w:pPr>
            <w:r w:rsidRPr="00915696">
              <w:rPr>
                <w:color w:val="000000" w:themeColor="text1"/>
                <w:lang w:eastAsia="es-ES"/>
              </w:rPr>
              <w:t>string</w:t>
            </w:r>
          </w:p>
        </w:tc>
        <w:tc>
          <w:tcPr>
            <w:tcW w:w="1895" w:type="dxa"/>
            <w:gridSpan w:val="2"/>
          </w:tcPr>
          <w:p w14:paraId="728B43F0" w14:textId="77777777" w:rsidR="009646EB" w:rsidRPr="00915696" w:rsidRDefault="009646EB" w:rsidP="0010586F">
            <w:pPr>
              <w:rPr>
                <w:color w:val="000000" w:themeColor="text1"/>
                <w:lang w:eastAsia="es-ES"/>
              </w:rPr>
            </w:pPr>
            <w:r w:rsidRPr="00915696">
              <w:rPr>
                <w:color w:val="000000" w:themeColor="text1"/>
                <w:lang w:eastAsia="es-ES"/>
              </w:rPr>
              <w:t>Usuario de seguridad</w:t>
            </w:r>
          </w:p>
        </w:tc>
      </w:tr>
      <w:tr w:rsidR="009646EB" w:rsidRPr="00915696" w14:paraId="4542033F" w14:textId="77777777" w:rsidTr="0010586F">
        <w:trPr>
          <w:jc w:val="center"/>
        </w:trPr>
        <w:tc>
          <w:tcPr>
            <w:tcW w:w="3628" w:type="dxa"/>
          </w:tcPr>
          <w:p w14:paraId="7A8124FA" w14:textId="77777777" w:rsidR="009646EB" w:rsidRPr="00915696" w:rsidRDefault="009646EB" w:rsidP="0010586F">
            <w:pPr>
              <w:rPr>
                <w:color w:val="000000" w:themeColor="text1"/>
                <w:lang w:eastAsia="es-ES"/>
              </w:rPr>
            </w:pPr>
            <w:r w:rsidRPr="00915696">
              <w:rPr>
                <w:color w:val="000000" w:themeColor="text1"/>
                <w:lang w:eastAsia="es-ES"/>
              </w:rPr>
              <w:t>clave</w:t>
            </w:r>
          </w:p>
        </w:tc>
        <w:tc>
          <w:tcPr>
            <w:tcW w:w="1381" w:type="dxa"/>
          </w:tcPr>
          <w:p w14:paraId="47747345" w14:textId="77777777" w:rsidR="009646EB" w:rsidRPr="00915696" w:rsidRDefault="009646EB" w:rsidP="0010586F">
            <w:pPr>
              <w:rPr>
                <w:color w:val="000000" w:themeColor="text1"/>
                <w:lang w:eastAsia="es-ES"/>
              </w:rPr>
            </w:pPr>
            <w:r w:rsidRPr="00915696">
              <w:rPr>
                <w:color w:val="000000" w:themeColor="text1"/>
                <w:lang w:eastAsia="es-ES"/>
              </w:rPr>
              <w:t>string</w:t>
            </w:r>
          </w:p>
        </w:tc>
        <w:tc>
          <w:tcPr>
            <w:tcW w:w="1895" w:type="dxa"/>
            <w:gridSpan w:val="2"/>
          </w:tcPr>
          <w:p w14:paraId="5976FFD9" w14:textId="77777777" w:rsidR="009646EB" w:rsidRPr="00915696" w:rsidRDefault="009646EB" w:rsidP="0010586F">
            <w:pPr>
              <w:rPr>
                <w:color w:val="000000" w:themeColor="text1"/>
                <w:lang w:eastAsia="es-ES"/>
              </w:rPr>
            </w:pPr>
            <w:r w:rsidRPr="00915696">
              <w:rPr>
                <w:color w:val="000000" w:themeColor="text1"/>
                <w:lang w:eastAsia="es-ES"/>
              </w:rPr>
              <w:t>Clave de seguridad</w:t>
            </w:r>
          </w:p>
        </w:tc>
      </w:tr>
      <w:tr w:rsidR="009646EB" w:rsidRPr="00915696" w14:paraId="70958ADE" w14:textId="77777777" w:rsidTr="0010586F">
        <w:trPr>
          <w:jc w:val="center"/>
        </w:trPr>
        <w:tc>
          <w:tcPr>
            <w:tcW w:w="3628" w:type="dxa"/>
          </w:tcPr>
          <w:p w14:paraId="10835272" w14:textId="77777777" w:rsidR="009646EB" w:rsidRPr="00915696" w:rsidRDefault="009646EB" w:rsidP="0010586F">
            <w:pPr>
              <w:rPr>
                <w:color w:val="000000" w:themeColor="text1"/>
                <w:lang w:eastAsia="es-ES"/>
              </w:rPr>
            </w:pPr>
            <w:r>
              <w:rPr>
                <w:color w:val="000000" w:themeColor="text1"/>
                <w:lang w:eastAsia="es-ES"/>
              </w:rPr>
              <w:t>identificadorParada</w:t>
            </w:r>
          </w:p>
        </w:tc>
        <w:tc>
          <w:tcPr>
            <w:tcW w:w="1381" w:type="dxa"/>
          </w:tcPr>
          <w:p w14:paraId="18FE88A1" w14:textId="77777777" w:rsidR="009646EB" w:rsidRPr="00915696" w:rsidRDefault="009646EB" w:rsidP="0010586F">
            <w:pPr>
              <w:rPr>
                <w:color w:val="000000" w:themeColor="text1"/>
                <w:lang w:eastAsia="es-ES"/>
              </w:rPr>
            </w:pPr>
            <w:r>
              <w:rPr>
                <w:color w:val="000000" w:themeColor="text1"/>
                <w:lang w:eastAsia="es-ES"/>
              </w:rPr>
              <w:t>string</w:t>
            </w:r>
          </w:p>
        </w:tc>
        <w:tc>
          <w:tcPr>
            <w:tcW w:w="1895" w:type="dxa"/>
            <w:gridSpan w:val="2"/>
          </w:tcPr>
          <w:p w14:paraId="77CC3837" w14:textId="77777777" w:rsidR="009646EB" w:rsidRPr="00915696" w:rsidRDefault="009646EB" w:rsidP="0010586F">
            <w:pPr>
              <w:rPr>
                <w:color w:val="000000" w:themeColor="text1"/>
                <w:lang w:eastAsia="es-ES"/>
              </w:rPr>
            </w:pPr>
            <w:r>
              <w:rPr>
                <w:color w:val="000000" w:themeColor="text1"/>
                <w:lang w:eastAsia="es-ES"/>
              </w:rPr>
              <w:t xml:space="preserve">Identificador </w:t>
            </w:r>
            <w:r w:rsidRPr="00915696">
              <w:rPr>
                <w:color w:val="000000" w:themeColor="text1"/>
                <w:lang w:eastAsia="es-ES"/>
              </w:rPr>
              <w:t xml:space="preserve"> </w:t>
            </w:r>
            <w:r>
              <w:rPr>
                <w:color w:val="000000" w:themeColor="text1"/>
                <w:lang w:eastAsia="es-ES"/>
              </w:rPr>
              <w:t>de la parada</w:t>
            </w:r>
          </w:p>
        </w:tc>
      </w:tr>
      <w:tr w:rsidR="009646EB" w:rsidRPr="00915696" w14:paraId="04A8353F" w14:textId="77777777" w:rsidTr="0010586F">
        <w:trPr>
          <w:jc w:val="center"/>
        </w:trPr>
        <w:tc>
          <w:tcPr>
            <w:tcW w:w="3628" w:type="dxa"/>
          </w:tcPr>
          <w:p w14:paraId="33FD4E46" w14:textId="77777777" w:rsidR="009646EB" w:rsidRPr="00915696" w:rsidRDefault="009646EB" w:rsidP="0010586F">
            <w:pPr>
              <w:rPr>
                <w:color w:val="000000" w:themeColor="text1"/>
                <w:lang w:eastAsia="es-ES"/>
              </w:rPr>
            </w:pPr>
            <w:r w:rsidRPr="00915696">
              <w:rPr>
                <w:color w:val="000000" w:themeColor="text1"/>
                <w:lang w:eastAsia="es-ES"/>
              </w:rPr>
              <w:t>codigo</w:t>
            </w:r>
            <w:r>
              <w:rPr>
                <w:color w:val="000000" w:themeColor="text1"/>
                <w:lang w:eastAsia="es-ES"/>
              </w:rPr>
              <w:t>LineaParada</w:t>
            </w:r>
          </w:p>
        </w:tc>
        <w:tc>
          <w:tcPr>
            <w:tcW w:w="1381" w:type="dxa"/>
          </w:tcPr>
          <w:p w14:paraId="17B0B55D" w14:textId="77777777" w:rsidR="009646EB" w:rsidRPr="00915696" w:rsidRDefault="009646EB" w:rsidP="0010586F">
            <w:pPr>
              <w:rPr>
                <w:color w:val="000000" w:themeColor="text1"/>
                <w:lang w:eastAsia="es-ES"/>
              </w:rPr>
            </w:pPr>
            <w:r w:rsidRPr="00915696">
              <w:rPr>
                <w:color w:val="000000" w:themeColor="text1"/>
                <w:lang w:eastAsia="es-ES"/>
              </w:rPr>
              <w:t>int</w:t>
            </w:r>
          </w:p>
        </w:tc>
        <w:tc>
          <w:tcPr>
            <w:tcW w:w="1895" w:type="dxa"/>
            <w:gridSpan w:val="2"/>
          </w:tcPr>
          <w:p w14:paraId="712A73C5" w14:textId="77777777" w:rsidR="009646EB" w:rsidRPr="00915696" w:rsidRDefault="009646EB" w:rsidP="0010586F">
            <w:pPr>
              <w:rPr>
                <w:color w:val="000000" w:themeColor="text1"/>
                <w:lang w:eastAsia="es-ES"/>
              </w:rPr>
            </w:pPr>
            <w:r w:rsidRPr="00915696">
              <w:rPr>
                <w:color w:val="000000" w:themeColor="text1"/>
                <w:lang w:eastAsia="es-ES"/>
              </w:rPr>
              <w:t xml:space="preserve">Código </w:t>
            </w:r>
            <w:r>
              <w:rPr>
                <w:color w:val="000000" w:themeColor="text1"/>
                <w:lang w:eastAsia="es-ES"/>
              </w:rPr>
              <w:t>línea parada</w:t>
            </w:r>
          </w:p>
        </w:tc>
      </w:tr>
      <w:tr w:rsidR="009646EB" w:rsidRPr="00915696" w14:paraId="79C264DD" w14:textId="77777777" w:rsidTr="0010586F">
        <w:trPr>
          <w:jc w:val="center"/>
        </w:trPr>
        <w:tc>
          <w:tcPr>
            <w:tcW w:w="3628" w:type="dxa"/>
          </w:tcPr>
          <w:p w14:paraId="440F5BEC" w14:textId="77777777" w:rsidR="009646EB" w:rsidRPr="00915696" w:rsidRDefault="009646EB" w:rsidP="0010586F">
            <w:pPr>
              <w:rPr>
                <w:color w:val="000000" w:themeColor="text1"/>
                <w:lang w:eastAsia="es-ES"/>
              </w:rPr>
            </w:pPr>
            <w:r>
              <w:rPr>
                <w:color w:val="000000" w:themeColor="text1"/>
                <w:lang w:eastAsia="es-ES"/>
              </w:rPr>
              <w:t>codigoAplicacion</w:t>
            </w:r>
          </w:p>
        </w:tc>
        <w:tc>
          <w:tcPr>
            <w:tcW w:w="1381" w:type="dxa"/>
          </w:tcPr>
          <w:p w14:paraId="1C4642C1" w14:textId="77777777" w:rsidR="009646EB" w:rsidRPr="00915696" w:rsidRDefault="009646EB" w:rsidP="0010586F">
            <w:pPr>
              <w:rPr>
                <w:color w:val="000000" w:themeColor="text1"/>
                <w:lang w:eastAsia="es-ES"/>
              </w:rPr>
            </w:pPr>
            <w:r>
              <w:rPr>
                <w:color w:val="000000" w:themeColor="text1"/>
                <w:lang w:eastAsia="es-ES"/>
              </w:rPr>
              <w:t>int</w:t>
            </w:r>
          </w:p>
        </w:tc>
        <w:tc>
          <w:tcPr>
            <w:tcW w:w="1895" w:type="dxa"/>
            <w:gridSpan w:val="2"/>
          </w:tcPr>
          <w:p w14:paraId="4E7BADAB" w14:textId="77777777" w:rsidR="009646EB" w:rsidRPr="00915696" w:rsidRDefault="009646EB" w:rsidP="0010586F">
            <w:pPr>
              <w:rPr>
                <w:color w:val="000000" w:themeColor="text1"/>
                <w:lang w:eastAsia="es-ES"/>
              </w:rPr>
            </w:pPr>
            <w:r>
              <w:rPr>
                <w:color w:val="000000" w:themeColor="text1"/>
                <w:lang w:eastAsia="es-ES"/>
              </w:rPr>
              <w:t>Código de aplicación cuando llega</w:t>
            </w:r>
          </w:p>
        </w:tc>
      </w:tr>
      <w:tr w:rsidR="009646EB" w:rsidRPr="00915696" w14:paraId="3F8A7E9D" w14:textId="77777777" w:rsidTr="0010586F">
        <w:trPr>
          <w:jc w:val="center"/>
        </w:trPr>
        <w:tc>
          <w:tcPr>
            <w:tcW w:w="3628" w:type="dxa"/>
          </w:tcPr>
          <w:p w14:paraId="31A47A22" w14:textId="77777777" w:rsidR="009646EB" w:rsidRDefault="009646EB" w:rsidP="0010586F">
            <w:pPr>
              <w:rPr>
                <w:color w:val="000000" w:themeColor="text1"/>
                <w:lang w:eastAsia="es-ES"/>
              </w:rPr>
            </w:pPr>
            <w:r>
              <w:rPr>
                <w:color w:val="000000" w:themeColor="text1"/>
                <w:lang w:eastAsia="es-ES"/>
              </w:rPr>
              <w:t>localidad</w:t>
            </w:r>
          </w:p>
        </w:tc>
        <w:tc>
          <w:tcPr>
            <w:tcW w:w="1381" w:type="dxa"/>
          </w:tcPr>
          <w:p w14:paraId="0DEE29F8" w14:textId="77777777" w:rsidR="009646EB" w:rsidRDefault="009646EB" w:rsidP="0010586F">
            <w:pPr>
              <w:rPr>
                <w:color w:val="000000" w:themeColor="text1"/>
                <w:lang w:eastAsia="es-ES"/>
              </w:rPr>
            </w:pPr>
            <w:r>
              <w:rPr>
                <w:color w:val="000000" w:themeColor="text1"/>
                <w:lang w:eastAsia="es-ES"/>
              </w:rPr>
              <w:t>string</w:t>
            </w:r>
          </w:p>
        </w:tc>
        <w:tc>
          <w:tcPr>
            <w:tcW w:w="1895" w:type="dxa"/>
            <w:gridSpan w:val="2"/>
          </w:tcPr>
          <w:p w14:paraId="04CCCABE" w14:textId="77777777" w:rsidR="009646EB" w:rsidRDefault="009646EB" w:rsidP="0010586F">
            <w:pPr>
              <w:rPr>
                <w:color w:val="000000" w:themeColor="text1"/>
                <w:lang w:eastAsia="es-ES"/>
              </w:rPr>
            </w:pPr>
            <w:r>
              <w:rPr>
                <w:color w:val="000000" w:themeColor="text1"/>
                <w:lang w:eastAsia="es-ES"/>
              </w:rPr>
              <w:t>Descripción de localidad</w:t>
            </w:r>
          </w:p>
        </w:tc>
      </w:tr>
      <w:tr w:rsidR="009646EB" w:rsidRPr="00915696" w14:paraId="5295CAF8" w14:textId="77777777" w:rsidTr="0010586F">
        <w:trPr>
          <w:jc w:val="center"/>
        </w:trPr>
        <w:tc>
          <w:tcPr>
            <w:tcW w:w="3628" w:type="dxa"/>
          </w:tcPr>
          <w:p w14:paraId="3F283197" w14:textId="77777777" w:rsidR="009646EB" w:rsidRPr="00915696" w:rsidRDefault="009646EB" w:rsidP="0010586F">
            <w:pPr>
              <w:rPr>
                <w:rFonts w:eastAsia="Times New Roman" w:cs="Arial"/>
                <w:color w:val="000000" w:themeColor="text1"/>
                <w:lang w:eastAsia="es-ES"/>
              </w:rPr>
            </w:pPr>
            <w:r w:rsidRPr="00AD63E8">
              <w:rPr>
                <w:rFonts w:eastAsia="Times New Roman" w:cs="Arial"/>
                <w:color w:val="000000" w:themeColor="text1"/>
                <w:lang w:eastAsia="es-ES"/>
              </w:rPr>
              <w:t>isSubLinea</w:t>
            </w:r>
          </w:p>
        </w:tc>
        <w:tc>
          <w:tcPr>
            <w:tcW w:w="1381" w:type="dxa"/>
          </w:tcPr>
          <w:p w14:paraId="04033E8F" w14:textId="77777777" w:rsidR="009646EB" w:rsidRPr="00915696" w:rsidRDefault="009646EB" w:rsidP="0010586F">
            <w:pPr>
              <w:rPr>
                <w:rFonts w:eastAsia="Times New Roman" w:cs="Arial"/>
                <w:color w:val="000000" w:themeColor="text1"/>
                <w:lang w:eastAsia="es-ES"/>
              </w:rPr>
            </w:pPr>
            <w:r>
              <w:rPr>
                <w:rFonts w:eastAsia="Times New Roman" w:cs="Arial"/>
                <w:color w:val="000000" w:themeColor="text1"/>
                <w:lang w:eastAsia="es-ES"/>
              </w:rPr>
              <w:t>boolean</w:t>
            </w:r>
          </w:p>
        </w:tc>
        <w:tc>
          <w:tcPr>
            <w:tcW w:w="1895" w:type="dxa"/>
            <w:gridSpan w:val="2"/>
          </w:tcPr>
          <w:p w14:paraId="0B83991E" w14:textId="77777777" w:rsidR="009646EB" w:rsidRPr="00915696" w:rsidRDefault="009646EB" w:rsidP="0010586F">
            <w:pPr>
              <w:rPr>
                <w:rFonts w:eastAsia="Times New Roman" w:cs="Arial"/>
                <w:color w:val="000000" w:themeColor="text1"/>
                <w:lang w:eastAsia="es-ES"/>
              </w:rPr>
            </w:pPr>
            <w:r w:rsidRPr="00AD63E8">
              <w:rPr>
                <w:rFonts w:eastAsia="Times New Roman" w:cs="Arial"/>
                <w:color w:val="000000" w:themeColor="text1"/>
                <w:lang w:eastAsia="es-ES"/>
              </w:rPr>
              <w:t>Setear este valor en 1 si es subLinea</w:t>
            </w:r>
            <w:r>
              <w:rPr>
                <w:rFonts w:eastAsia="Times New Roman" w:cs="Arial"/>
                <w:color w:val="000000" w:themeColor="text1"/>
                <w:lang w:eastAsia="es-ES"/>
              </w:rPr>
              <w:t>, de lo contrario en 0.</w:t>
            </w:r>
          </w:p>
        </w:tc>
      </w:tr>
      <w:tr w:rsidR="009646EB" w:rsidRPr="00915696" w14:paraId="29FC15C9" w14:textId="77777777" w:rsidTr="0010586F">
        <w:trPr>
          <w:jc w:val="center"/>
        </w:trPr>
        <w:tc>
          <w:tcPr>
            <w:tcW w:w="3628" w:type="dxa"/>
          </w:tcPr>
          <w:p w14:paraId="57987957" w14:textId="77777777" w:rsidR="009646EB" w:rsidRPr="00AD63E8" w:rsidRDefault="009646EB" w:rsidP="0010586F">
            <w:pPr>
              <w:rPr>
                <w:rFonts w:eastAsia="Times New Roman" w:cs="Arial"/>
                <w:color w:val="000000" w:themeColor="text1"/>
                <w:lang w:eastAsia="es-ES"/>
              </w:rPr>
            </w:pPr>
            <w:r>
              <w:rPr>
                <w:rFonts w:eastAsia="Times New Roman" w:cs="Arial"/>
                <w:color w:val="000000" w:themeColor="text1"/>
                <w:lang w:eastAsia="es-ES"/>
              </w:rPr>
              <w:t>isSoloAdaptados</w:t>
            </w:r>
          </w:p>
        </w:tc>
        <w:tc>
          <w:tcPr>
            <w:tcW w:w="1381" w:type="dxa"/>
          </w:tcPr>
          <w:p w14:paraId="0F73D201" w14:textId="77777777" w:rsidR="009646EB" w:rsidRDefault="009646EB" w:rsidP="0010586F">
            <w:pPr>
              <w:rPr>
                <w:rFonts w:eastAsia="Times New Roman" w:cs="Arial"/>
                <w:color w:val="000000" w:themeColor="text1"/>
                <w:lang w:eastAsia="es-ES"/>
              </w:rPr>
            </w:pPr>
            <w:r>
              <w:rPr>
                <w:rFonts w:eastAsia="Times New Roman" w:cs="Arial"/>
                <w:color w:val="000000" w:themeColor="text1"/>
                <w:lang w:eastAsia="es-ES"/>
              </w:rPr>
              <w:t>boolean</w:t>
            </w:r>
          </w:p>
        </w:tc>
        <w:tc>
          <w:tcPr>
            <w:tcW w:w="1895" w:type="dxa"/>
            <w:gridSpan w:val="2"/>
          </w:tcPr>
          <w:p w14:paraId="694C2A35" w14:textId="77777777" w:rsidR="009646EB" w:rsidRPr="00AD63E8" w:rsidRDefault="009646EB" w:rsidP="0010586F">
            <w:pPr>
              <w:rPr>
                <w:rFonts w:eastAsia="Times New Roman" w:cs="Arial"/>
                <w:color w:val="000000" w:themeColor="text1"/>
                <w:lang w:eastAsia="es-ES"/>
              </w:rPr>
            </w:pPr>
            <w:r w:rsidRPr="00AD63E8">
              <w:rPr>
                <w:rFonts w:eastAsia="Times New Roman" w:cs="Arial"/>
                <w:color w:val="000000" w:themeColor="text1"/>
                <w:lang w:eastAsia="es-ES"/>
              </w:rPr>
              <w:t xml:space="preserve">Setear este valor en 1 </w:t>
            </w:r>
            <w:r>
              <w:rPr>
                <w:rFonts w:eastAsia="Times New Roman" w:cs="Arial"/>
                <w:color w:val="000000" w:themeColor="text1"/>
                <w:lang w:eastAsia="es-ES"/>
              </w:rPr>
              <w:t>para</w:t>
            </w:r>
            <w:r w:rsidRPr="00AD63E8">
              <w:rPr>
                <w:rFonts w:eastAsia="Times New Roman" w:cs="Arial"/>
                <w:color w:val="000000" w:themeColor="text1"/>
                <w:lang w:eastAsia="es-ES"/>
              </w:rPr>
              <w:t xml:space="preserve"> </w:t>
            </w:r>
            <w:r>
              <w:rPr>
                <w:rFonts w:eastAsia="Times New Roman" w:cs="Arial"/>
                <w:color w:val="000000" w:themeColor="text1"/>
                <w:lang w:eastAsia="es-ES"/>
              </w:rPr>
              <w:t>vehículos adaptados, de lo contrario en 0.</w:t>
            </w:r>
          </w:p>
        </w:tc>
      </w:tr>
    </w:tbl>
    <w:p w14:paraId="46DC9464" w14:textId="77777777" w:rsidR="009646EB" w:rsidRPr="00915696" w:rsidRDefault="009646EB" w:rsidP="009646EB">
      <w:pPr>
        <w:rPr>
          <w:color w:val="000000" w:themeColor="text1"/>
        </w:rPr>
      </w:pPr>
    </w:p>
    <w:p w14:paraId="1735880A" w14:textId="77777777" w:rsidR="009646EB" w:rsidRDefault="009646EB" w:rsidP="009646EB">
      <w:pPr>
        <w:keepNext/>
        <w:keepLines/>
        <w:spacing w:before="200"/>
        <w:outlineLvl w:val="2"/>
        <w:rPr>
          <w:rFonts w:eastAsia="Times New Roman" w:cstheme="majorBidi"/>
          <w:b/>
          <w:bCs/>
          <w:i/>
          <w:color w:val="000000" w:themeColor="text1"/>
        </w:rPr>
      </w:pPr>
      <w:r w:rsidRPr="00915696">
        <w:rPr>
          <w:rFonts w:eastAsia="Times New Roman" w:cstheme="majorBidi"/>
          <w:b/>
          <w:bCs/>
          <w:i/>
          <w:color w:val="000000" w:themeColor="text1"/>
        </w:rPr>
        <w:t>Parámetros que devuelve:</w:t>
      </w:r>
      <w:r>
        <w:rPr>
          <w:rFonts w:eastAsia="Times New Roman" w:cstheme="majorBidi"/>
          <w:b/>
          <w:bCs/>
          <w:i/>
          <w:color w:val="000000" w:themeColor="text1"/>
        </w:rPr>
        <w:t xml:space="preserve"> string</w:t>
      </w:r>
    </w:p>
    <w:p w14:paraId="7BB09496" w14:textId="77777777" w:rsidR="009646EB" w:rsidRPr="00B138AE" w:rsidRDefault="009646EB" w:rsidP="009646EB">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138AE">
        <w:rPr>
          <w:rFonts w:eastAsia="Times New Roman" w:cstheme="majorBidi"/>
          <w:bCs/>
          <w:color w:val="000000" w:themeColor="text1"/>
          <w:lang w:val="es-ES" w:eastAsia="es-ES"/>
        </w:rPr>
        <w:t>Estado: 0</w:t>
      </w:r>
    </w:p>
    <w:p w14:paraId="40413E18" w14:textId="77777777" w:rsidR="009646EB" w:rsidRPr="00B138AE" w:rsidRDefault="009646EB" w:rsidP="009646EB">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138AE">
        <w:rPr>
          <w:rFonts w:eastAsia="Times New Roman" w:cstheme="majorBidi"/>
          <w:bCs/>
          <w:color w:val="000000" w:themeColor="text1"/>
          <w:lang w:val="es-ES" w:eastAsia="es-ES"/>
        </w:rPr>
        <w:t xml:space="preserve">Mensaje: </w:t>
      </w:r>
      <w:r>
        <w:rPr>
          <w:rFonts w:eastAsia="Times New Roman" w:cstheme="majorBidi"/>
          <w:bCs/>
          <w:color w:val="000000" w:themeColor="text1"/>
          <w:lang w:val="es-ES" w:eastAsia="es-ES"/>
        </w:rPr>
        <w:t>‘ok’</w:t>
      </w:r>
    </w:p>
    <w:p w14:paraId="21F80573" w14:textId="77777777" w:rsidR="009646EB" w:rsidRPr="00BC22A4" w:rsidRDefault="009646EB" w:rsidP="009646EB">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Array ‘</w:t>
      </w:r>
      <w:r>
        <w:rPr>
          <w:rFonts w:eastAsia="Times New Roman" w:cstheme="majorBidi"/>
          <w:bCs/>
          <w:color w:val="000000" w:themeColor="text1"/>
          <w:lang w:val="es-ES" w:eastAsia="es-ES"/>
        </w:rPr>
        <w:t>Arribos’</w:t>
      </w:r>
      <w:r w:rsidRPr="00BC22A4">
        <w:rPr>
          <w:rFonts w:eastAsia="Times New Roman" w:cstheme="majorBidi"/>
          <w:bCs/>
          <w:color w:val="000000" w:themeColor="text1"/>
          <w:lang w:val="es-ES" w:eastAsia="es-ES"/>
        </w:rPr>
        <w:t>:</w:t>
      </w:r>
    </w:p>
    <w:p w14:paraId="42F5C161" w14:textId="77777777" w:rsidR="009646EB" w:rsidRPr="00773244" w:rsidRDefault="009646EB" w:rsidP="009646E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Descripción línea</w:t>
      </w:r>
    </w:p>
    <w:p w14:paraId="69086D58" w14:textId="77777777" w:rsidR="009646EB" w:rsidRPr="00773244" w:rsidRDefault="009646EB" w:rsidP="009646E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 xml:space="preserve">Descripción bandera </w:t>
      </w:r>
    </w:p>
    <w:p w14:paraId="0357B146" w14:textId="77777777" w:rsidR="009646EB" w:rsidRDefault="009646EB" w:rsidP="009646E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arribo</w:t>
      </w:r>
    </w:p>
    <w:p w14:paraId="563877E9" w14:textId="77777777" w:rsidR="009646EB" w:rsidRDefault="009646EB" w:rsidP="009646E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latitud (coche)</w:t>
      </w:r>
    </w:p>
    <w:p w14:paraId="4F5D094C" w14:textId="77777777" w:rsidR="009646EB" w:rsidRDefault="009646EB" w:rsidP="009646E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longitud (coche)</w:t>
      </w:r>
    </w:p>
    <w:p w14:paraId="3F3A98C7" w14:textId="77777777" w:rsidR="009646EB" w:rsidRDefault="009646EB" w:rsidP="009646E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latitud (parada)</w:t>
      </w:r>
    </w:p>
    <w:p w14:paraId="4603E0E9" w14:textId="77777777" w:rsidR="009646EB" w:rsidRDefault="009646EB" w:rsidP="009646E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longitud (parada)</w:t>
      </w:r>
    </w:p>
    <w:p w14:paraId="1DD82396" w14:textId="77777777" w:rsidR="009646EB" w:rsidRDefault="009646EB" w:rsidP="009646E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Descripción corta bandera</w:t>
      </w:r>
    </w:p>
    <w:p w14:paraId="07D9FC46" w14:textId="77777777" w:rsidR="009646EB" w:rsidRPr="00773244" w:rsidRDefault="009646EB" w:rsidP="009646E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Descripción cartel bandera</w:t>
      </w:r>
    </w:p>
    <w:p w14:paraId="50AFC78B" w14:textId="77777777" w:rsidR="009646EB" w:rsidRDefault="009646EB" w:rsidP="009646E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EsAdaptado</w:t>
      </w:r>
    </w:p>
    <w:p w14:paraId="02870F98" w14:textId="77777777" w:rsidR="009646EB" w:rsidRDefault="009646EB" w:rsidP="009646E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Identificador coche</w:t>
      </w:r>
    </w:p>
    <w:p w14:paraId="126DE382" w14:textId="77777777" w:rsidR="009646EB" w:rsidRDefault="009646EB" w:rsidP="009646E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Identificador chofer</w:t>
      </w:r>
    </w:p>
    <w:p w14:paraId="1CBDA8EE" w14:textId="77777777" w:rsidR="009646EB" w:rsidRDefault="009646EB" w:rsidP="009646E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Desvío horario</w:t>
      </w:r>
    </w:p>
    <w:p w14:paraId="33066D81" w14:textId="77777777" w:rsidR="009646EB" w:rsidRDefault="009646EB" w:rsidP="009646E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ÚltimaFechaHoraGPS</w:t>
      </w:r>
    </w:p>
    <w:p w14:paraId="18A3CCCD" w14:textId="77777777" w:rsidR="009646EB" w:rsidRDefault="009646EB" w:rsidP="009646E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Mensaje error</w:t>
      </w:r>
    </w:p>
    <w:p w14:paraId="5EF48D44" w14:textId="77777777" w:rsidR="009646EB" w:rsidRPr="00773244" w:rsidRDefault="009646EB" w:rsidP="009646E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CódigoLineaParada</w:t>
      </w:r>
    </w:p>
    <w:p w14:paraId="66DC5DC4" w14:textId="77777777" w:rsidR="009646EB" w:rsidRPr="00744571" w:rsidRDefault="009646EB" w:rsidP="009646EB">
      <w:pPr>
        <w:keepNext/>
        <w:keepLines/>
        <w:spacing w:before="200" w:after="0"/>
        <w:outlineLvl w:val="1"/>
        <w:rPr>
          <w:rFonts w:ascii="Verdana" w:eastAsia="Times New Roman" w:hAnsi="Verdana" w:cstheme="majorBidi"/>
          <w:b/>
          <w:bCs/>
          <w:color w:val="548DD4" w:themeColor="text2" w:themeTint="99"/>
          <w:sz w:val="24"/>
          <w:szCs w:val="24"/>
          <w:lang w:val="es-ES" w:eastAsia="es-ES"/>
        </w:rPr>
      </w:pPr>
    </w:p>
    <w:p w14:paraId="2F060FE8" w14:textId="77777777" w:rsidR="00BB364F" w:rsidRPr="00061C93" w:rsidRDefault="00BB364F" w:rsidP="00061C93">
      <w:pPr>
        <w:pStyle w:val="Prrafodelista"/>
        <w:keepNext/>
        <w:keepLines/>
        <w:numPr>
          <w:ilvl w:val="0"/>
          <w:numId w:val="22"/>
        </w:numPr>
        <w:spacing w:before="200" w:after="0"/>
        <w:outlineLvl w:val="1"/>
        <w:rPr>
          <w:rFonts w:ascii="Verdana" w:eastAsia="Times New Roman" w:hAnsi="Verdana" w:cstheme="majorBidi"/>
          <w:b/>
          <w:bCs/>
          <w:color w:val="548DD4" w:themeColor="text2" w:themeTint="99"/>
          <w:sz w:val="24"/>
          <w:szCs w:val="24"/>
          <w:lang w:val="es-ES" w:eastAsia="es-ES"/>
        </w:rPr>
      </w:pPr>
      <w:hyperlink r:id="rId25" w:history="1">
        <w:r w:rsidRPr="00061C93">
          <w:rPr>
            <w:rStyle w:val="Hipervnculo"/>
            <w:rFonts w:ascii="Verdana" w:hAnsi="Verdana"/>
            <w:b/>
            <w:color w:val="548DD4" w:themeColor="text2" w:themeTint="99"/>
            <w:sz w:val="24"/>
            <w:szCs w:val="24"/>
            <w:u w:val="none"/>
          </w:rPr>
          <w:t>RecuperarPuestosRecargasMasCercanosPorLocalidad</w:t>
        </w:r>
      </w:hyperlink>
    </w:p>
    <w:p w14:paraId="169CF9BF" w14:textId="77777777" w:rsidR="00BB364F" w:rsidRPr="00F214E5" w:rsidRDefault="00BB364F" w:rsidP="00BB364F">
      <w:pPr>
        <w:rPr>
          <w:lang w:val="es-ES" w:eastAsia="es-ES"/>
        </w:rPr>
      </w:pPr>
      <w:r w:rsidRPr="00F214E5">
        <w:rPr>
          <w:rFonts w:eastAsia="Times New Roman" w:cstheme="majorBidi"/>
          <w:b/>
          <w:bCs/>
          <w:i/>
          <w:lang w:val="es-ES" w:eastAsia="es-ES"/>
        </w:rPr>
        <w:t>Detalle</w:t>
      </w:r>
      <w:r w:rsidRPr="00F214E5">
        <w:rPr>
          <w:rFonts w:eastAsia="Times New Roman" w:cstheme="majorBidi"/>
          <w:b/>
          <w:bCs/>
          <w:lang w:val="es-ES" w:eastAsia="es-ES"/>
        </w:rPr>
        <w:t>:</w:t>
      </w:r>
      <w:r w:rsidRPr="00F214E5">
        <w:rPr>
          <w:lang w:val="es-ES" w:eastAsia="es-ES"/>
        </w:rPr>
        <w:t xml:space="preserve"> Devuelve los </w:t>
      </w:r>
      <w:r w:rsidR="00F214E5" w:rsidRPr="00F214E5">
        <w:rPr>
          <w:lang w:val="es-ES" w:eastAsia="es-ES"/>
        </w:rPr>
        <w:t>puestos de recarga más cercanos para la latitud y longitud que recibe cómo parámetros.</w:t>
      </w:r>
    </w:p>
    <w:p w14:paraId="1F25CC49" w14:textId="77777777" w:rsidR="00BB364F" w:rsidRDefault="00BB364F" w:rsidP="00BB364F">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recibe:</w:t>
      </w:r>
    </w:p>
    <w:tbl>
      <w:tblPr>
        <w:tblStyle w:val="Tablaconcuadrcula"/>
        <w:tblW w:w="0" w:type="auto"/>
        <w:tblLook w:val="04A0" w:firstRow="1" w:lastRow="0" w:firstColumn="1" w:lastColumn="0" w:noHBand="0" w:noVBand="1"/>
      </w:tblPr>
      <w:tblGrid>
        <w:gridCol w:w="3628"/>
        <w:gridCol w:w="1381"/>
        <w:gridCol w:w="1963"/>
      </w:tblGrid>
      <w:tr w:rsidR="00BB364F" w:rsidRPr="00915696" w14:paraId="6AC807E4" w14:textId="77777777" w:rsidTr="00062CF0">
        <w:tc>
          <w:tcPr>
            <w:tcW w:w="3628" w:type="dxa"/>
          </w:tcPr>
          <w:p w14:paraId="081AD355" w14:textId="77777777" w:rsidR="00BB364F" w:rsidRPr="00915696" w:rsidRDefault="00BB364F" w:rsidP="00062CF0">
            <w:pPr>
              <w:rPr>
                <w:rFonts w:eastAsia="Times New Roman" w:cs="Arial"/>
                <w:b/>
                <w:color w:val="000000" w:themeColor="text1"/>
              </w:rPr>
            </w:pPr>
            <w:r w:rsidRPr="00915696">
              <w:rPr>
                <w:rFonts w:eastAsia="Times New Roman" w:cs="Arial"/>
                <w:b/>
                <w:color w:val="000000" w:themeColor="text1"/>
              </w:rPr>
              <w:t>Nombre parámetro</w:t>
            </w:r>
          </w:p>
        </w:tc>
        <w:tc>
          <w:tcPr>
            <w:tcW w:w="1381" w:type="dxa"/>
          </w:tcPr>
          <w:p w14:paraId="082A09F2" w14:textId="77777777" w:rsidR="00BB364F" w:rsidRPr="00915696" w:rsidRDefault="00BB364F" w:rsidP="00062CF0">
            <w:pPr>
              <w:rPr>
                <w:rFonts w:eastAsia="Times New Roman" w:cs="Arial"/>
                <w:b/>
                <w:color w:val="000000" w:themeColor="text1"/>
              </w:rPr>
            </w:pPr>
            <w:r w:rsidRPr="00915696">
              <w:rPr>
                <w:rFonts w:eastAsia="Times New Roman" w:cs="Arial"/>
                <w:b/>
                <w:color w:val="000000" w:themeColor="text1"/>
              </w:rPr>
              <w:t>Tipo parámetro</w:t>
            </w:r>
          </w:p>
        </w:tc>
        <w:tc>
          <w:tcPr>
            <w:tcW w:w="1963" w:type="dxa"/>
          </w:tcPr>
          <w:p w14:paraId="4FCC46E1" w14:textId="77777777" w:rsidR="00BB364F" w:rsidRPr="00915696" w:rsidRDefault="00BB364F" w:rsidP="00062CF0">
            <w:pPr>
              <w:rPr>
                <w:rFonts w:eastAsia="Times New Roman" w:cs="Arial"/>
                <w:b/>
                <w:color w:val="000000" w:themeColor="text1"/>
              </w:rPr>
            </w:pPr>
            <w:r w:rsidRPr="00915696">
              <w:rPr>
                <w:rFonts w:eastAsia="Times New Roman" w:cs="Arial"/>
                <w:b/>
                <w:color w:val="000000" w:themeColor="text1"/>
              </w:rPr>
              <w:t>Descripción</w:t>
            </w:r>
          </w:p>
        </w:tc>
      </w:tr>
      <w:tr w:rsidR="00BB364F" w:rsidRPr="00915696" w14:paraId="2FF44E60" w14:textId="77777777" w:rsidTr="00062CF0">
        <w:tc>
          <w:tcPr>
            <w:tcW w:w="3628" w:type="dxa"/>
          </w:tcPr>
          <w:p w14:paraId="16E3B416" w14:textId="77777777" w:rsidR="00BB364F" w:rsidRPr="00915696" w:rsidRDefault="00BB364F" w:rsidP="00062CF0">
            <w:pPr>
              <w:rPr>
                <w:color w:val="000000" w:themeColor="text1"/>
                <w:lang w:eastAsia="es-ES"/>
              </w:rPr>
            </w:pPr>
            <w:r w:rsidRPr="00915696">
              <w:rPr>
                <w:color w:val="000000" w:themeColor="text1"/>
                <w:lang w:eastAsia="es-ES"/>
              </w:rPr>
              <w:t>usuario</w:t>
            </w:r>
          </w:p>
        </w:tc>
        <w:tc>
          <w:tcPr>
            <w:tcW w:w="1381" w:type="dxa"/>
          </w:tcPr>
          <w:p w14:paraId="38806604" w14:textId="77777777" w:rsidR="00BB364F" w:rsidRPr="00915696" w:rsidRDefault="00BB364F" w:rsidP="00062CF0">
            <w:pPr>
              <w:rPr>
                <w:color w:val="000000" w:themeColor="text1"/>
                <w:lang w:eastAsia="es-ES"/>
              </w:rPr>
            </w:pPr>
            <w:r w:rsidRPr="00915696">
              <w:rPr>
                <w:color w:val="000000" w:themeColor="text1"/>
                <w:lang w:eastAsia="es-ES"/>
              </w:rPr>
              <w:t>string</w:t>
            </w:r>
          </w:p>
        </w:tc>
        <w:tc>
          <w:tcPr>
            <w:tcW w:w="1963" w:type="dxa"/>
          </w:tcPr>
          <w:p w14:paraId="30D67FDF" w14:textId="77777777" w:rsidR="00BB364F" w:rsidRPr="00915696" w:rsidRDefault="00BB364F" w:rsidP="00062CF0">
            <w:pPr>
              <w:rPr>
                <w:color w:val="000000" w:themeColor="text1"/>
                <w:lang w:eastAsia="es-ES"/>
              </w:rPr>
            </w:pPr>
            <w:r w:rsidRPr="00915696">
              <w:rPr>
                <w:color w:val="000000" w:themeColor="text1"/>
                <w:lang w:eastAsia="es-ES"/>
              </w:rPr>
              <w:t>Usuario de seguridad</w:t>
            </w:r>
          </w:p>
        </w:tc>
      </w:tr>
      <w:tr w:rsidR="00BB364F" w:rsidRPr="00915696" w14:paraId="2747C438" w14:textId="77777777" w:rsidTr="00062CF0">
        <w:tc>
          <w:tcPr>
            <w:tcW w:w="3628" w:type="dxa"/>
          </w:tcPr>
          <w:p w14:paraId="4A6F93D6" w14:textId="77777777" w:rsidR="00BB364F" w:rsidRPr="00915696" w:rsidRDefault="00BB364F" w:rsidP="00062CF0">
            <w:pPr>
              <w:rPr>
                <w:color w:val="000000" w:themeColor="text1"/>
                <w:lang w:eastAsia="es-ES"/>
              </w:rPr>
            </w:pPr>
            <w:r w:rsidRPr="00915696">
              <w:rPr>
                <w:color w:val="000000" w:themeColor="text1"/>
                <w:lang w:eastAsia="es-ES"/>
              </w:rPr>
              <w:t>clave</w:t>
            </w:r>
          </w:p>
        </w:tc>
        <w:tc>
          <w:tcPr>
            <w:tcW w:w="1381" w:type="dxa"/>
          </w:tcPr>
          <w:p w14:paraId="35876637" w14:textId="77777777" w:rsidR="00BB364F" w:rsidRPr="00915696" w:rsidRDefault="00BB364F" w:rsidP="00062CF0">
            <w:pPr>
              <w:rPr>
                <w:color w:val="000000" w:themeColor="text1"/>
                <w:lang w:eastAsia="es-ES"/>
              </w:rPr>
            </w:pPr>
            <w:r w:rsidRPr="00915696">
              <w:rPr>
                <w:color w:val="000000" w:themeColor="text1"/>
                <w:lang w:eastAsia="es-ES"/>
              </w:rPr>
              <w:t>string</w:t>
            </w:r>
          </w:p>
        </w:tc>
        <w:tc>
          <w:tcPr>
            <w:tcW w:w="1963" w:type="dxa"/>
          </w:tcPr>
          <w:p w14:paraId="26690DEB" w14:textId="77777777" w:rsidR="00BB364F" w:rsidRPr="00915696" w:rsidRDefault="00BB364F" w:rsidP="00062CF0">
            <w:pPr>
              <w:rPr>
                <w:color w:val="000000" w:themeColor="text1"/>
                <w:lang w:eastAsia="es-ES"/>
              </w:rPr>
            </w:pPr>
            <w:r w:rsidRPr="00915696">
              <w:rPr>
                <w:color w:val="000000" w:themeColor="text1"/>
                <w:lang w:eastAsia="es-ES"/>
              </w:rPr>
              <w:t>Clave de seguridad</w:t>
            </w:r>
          </w:p>
        </w:tc>
      </w:tr>
      <w:tr w:rsidR="00BB364F" w:rsidRPr="00915696" w14:paraId="73C8D143" w14:textId="77777777" w:rsidTr="00062CF0">
        <w:tc>
          <w:tcPr>
            <w:tcW w:w="3628" w:type="dxa"/>
          </w:tcPr>
          <w:p w14:paraId="073F55A4" w14:textId="77777777" w:rsidR="00BB364F" w:rsidRPr="00915696" w:rsidRDefault="00BB364F" w:rsidP="00062CF0">
            <w:pPr>
              <w:rPr>
                <w:color w:val="000000" w:themeColor="text1"/>
                <w:lang w:eastAsia="es-ES"/>
              </w:rPr>
            </w:pPr>
            <w:r>
              <w:rPr>
                <w:color w:val="000000" w:themeColor="text1"/>
                <w:lang w:eastAsia="es-ES"/>
              </w:rPr>
              <w:t>latitud</w:t>
            </w:r>
          </w:p>
        </w:tc>
        <w:tc>
          <w:tcPr>
            <w:tcW w:w="1381" w:type="dxa"/>
          </w:tcPr>
          <w:p w14:paraId="23C51805" w14:textId="77777777" w:rsidR="00BB364F" w:rsidRPr="00915696" w:rsidRDefault="00BB364F" w:rsidP="00062CF0">
            <w:pPr>
              <w:rPr>
                <w:color w:val="000000" w:themeColor="text1"/>
                <w:lang w:eastAsia="es-ES"/>
              </w:rPr>
            </w:pPr>
            <w:r>
              <w:rPr>
                <w:color w:val="000000" w:themeColor="text1"/>
                <w:lang w:eastAsia="es-ES"/>
              </w:rPr>
              <w:t>double</w:t>
            </w:r>
          </w:p>
        </w:tc>
        <w:tc>
          <w:tcPr>
            <w:tcW w:w="1963" w:type="dxa"/>
          </w:tcPr>
          <w:p w14:paraId="5B374E6F" w14:textId="77777777" w:rsidR="00BB364F" w:rsidRPr="00915696" w:rsidRDefault="00BB364F" w:rsidP="00BB364F">
            <w:pPr>
              <w:rPr>
                <w:color w:val="000000" w:themeColor="text1"/>
                <w:lang w:eastAsia="es-ES"/>
              </w:rPr>
            </w:pPr>
            <w:r>
              <w:rPr>
                <w:color w:val="000000" w:themeColor="text1"/>
                <w:lang w:eastAsia="es-ES"/>
              </w:rPr>
              <w:t>latitud</w:t>
            </w:r>
          </w:p>
        </w:tc>
      </w:tr>
      <w:tr w:rsidR="00BB364F" w:rsidRPr="00915696" w14:paraId="6E8F9081" w14:textId="77777777" w:rsidTr="00062CF0">
        <w:tc>
          <w:tcPr>
            <w:tcW w:w="3628" w:type="dxa"/>
          </w:tcPr>
          <w:p w14:paraId="7A10E87A" w14:textId="77777777" w:rsidR="00BB364F" w:rsidRPr="00915696" w:rsidRDefault="00BB364F" w:rsidP="00062CF0">
            <w:pPr>
              <w:rPr>
                <w:color w:val="000000" w:themeColor="text1"/>
                <w:lang w:eastAsia="es-ES"/>
              </w:rPr>
            </w:pPr>
            <w:r>
              <w:rPr>
                <w:color w:val="000000" w:themeColor="text1"/>
                <w:lang w:eastAsia="es-ES"/>
              </w:rPr>
              <w:t>longitud</w:t>
            </w:r>
          </w:p>
        </w:tc>
        <w:tc>
          <w:tcPr>
            <w:tcW w:w="1381" w:type="dxa"/>
          </w:tcPr>
          <w:p w14:paraId="75B39B29" w14:textId="77777777" w:rsidR="00BB364F" w:rsidRPr="00915696" w:rsidRDefault="00BB364F" w:rsidP="00062CF0">
            <w:pPr>
              <w:rPr>
                <w:color w:val="000000" w:themeColor="text1"/>
                <w:lang w:eastAsia="es-ES"/>
              </w:rPr>
            </w:pPr>
            <w:r>
              <w:rPr>
                <w:color w:val="000000" w:themeColor="text1"/>
                <w:lang w:eastAsia="es-ES"/>
              </w:rPr>
              <w:t>double</w:t>
            </w:r>
          </w:p>
        </w:tc>
        <w:tc>
          <w:tcPr>
            <w:tcW w:w="1963" w:type="dxa"/>
          </w:tcPr>
          <w:p w14:paraId="06546411" w14:textId="77777777" w:rsidR="00BB364F" w:rsidRPr="00915696" w:rsidRDefault="00BB364F" w:rsidP="00062CF0">
            <w:pPr>
              <w:rPr>
                <w:color w:val="000000" w:themeColor="text1"/>
                <w:lang w:eastAsia="es-ES"/>
              </w:rPr>
            </w:pPr>
            <w:r>
              <w:rPr>
                <w:color w:val="000000" w:themeColor="text1"/>
                <w:lang w:eastAsia="es-ES"/>
              </w:rPr>
              <w:t>longitud</w:t>
            </w:r>
          </w:p>
        </w:tc>
      </w:tr>
      <w:tr w:rsidR="00BB364F" w:rsidRPr="00915696" w14:paraId="01F0B58B" w14:textId="77777777" w:rsidTr="00062CF0">
        <w:tc>
          <w:tcPr>
            <w:tcW w:w="3628" w:type="dxa"/>
          </w:tcPr>
          <w:p w14:paraId="14A784C6" w14:textId="77777777" w:rsidR="00BB364F" w:rsidRDefault="00BB364F" w:rsidP="00BB364F">
            <w:pPr>
              <w:rPr>
                <w:color w:val="000000" w:themeColor="text1"/>
                <w:lang w:eastAsia="es-ES"/>
              </w:rPr>
            </w:pPr>
            <w:r>
              <w:rPr>
                <w:color w:val="000000" w:themeColor="text1"/>
                <w:lang w:eastAsia="es-ES"/>
              </w:rPr>
              <w:t>listaCodigoEmpresa</w:t>
            </w:r>
          </w:p>
        </w:tc>
        <w:tc>
          <w:tcPr>
            <w:tcW w:w="1381" w:type="dxa"/>
          </w:tcPr>
          <w:p w14:paraId="799D6695" w14:textId="77777777" w:rsidR="00BB364F" w:rsidRDefault="00BB364F" w:rsidP="00062CF0">
            <w:pPr>
              <w:rPr>
                <w:color w:val="000000" w:themeColor="text1"/>
                <w:lang w:eastAsia="es-ES"/>
              </w:rPr>
            </w:pPr>
            <w:r>
              <w:rPr>
                <w:color w:val="000000" w:themeColor="text1"/>
                <w:lang w:eastAsia="es-ES"/>
              </w:rPr>
              <w:t>string</w:t>
            </w:r>
          </w:p>
        </w:tc>
        <w:tc>
          <w:tcPr>
            <w:tcW w:w="1963" w:type="dxa"/>
          </w:tcPr>
          <w:p w14:paraId="26756D59" w14:textId="77777777" w:rsidR="00BB364F" w:rsidRDefault="00BB364F" w:rsidP="00062CF0">
            <w:pPr>
              <w:rPr>
                <w:color w:val="000000" w:themeColor="text1"/>
                <w:lang w:eastAsia="es-ES"/>
              </w:rPr>
            </w:pPr>
            <w:r>
              <w:rPr>
                <w:color w:val="000000" w:themeColor="text1"/>
                <w:lang w:eastAsia="es-ES"/>
              </w:rPr>
              <w:t>Lista de códigos de empresas</w:t>
            </w:r>
          </w:p>
        </w:tc>
      </w:tr>
    </w:tbl>
    <w:p w14:paraId="0A71508B" w14:textId="77777777" w:rsidR="00BB364F" w:rsidRPr="00915696" w:rsidRDefault="00BB364F" w:rsidP="00BB364F">
      <w:pPr>
        <w:rPr>
          <w:color w:val="000000" w:themeColor="text1"/>
          <w:lang w:val="es-ES" w:eastAsia="es-ES"/>
        </w:rPr>
      </w:pPr>
    </w:p>
    <w:p w14:paraId="382B9D12" w14:textId="77777777" w:rsidR="00BB364F" w:rsidRDefault="00BB364F" w:rsidP="00BB364F">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devuelve:</w:t>
      </w:r>
      <w:r>
        <w:rPr>
          <w:rFonts w:eastAsia="Times New Roman" w:cstheme="majorBidi"/>
          <w:b/>
          <w:bCs/>
          <w:i/>
          <w:color w:val="000000" w:themeColor="text1"/>
          <w:lang w:val="es-ES" w:eastAsia="es-ES"/>
        </w:rPr>
        <w:t xml:space="preserve"> string</w:t>
      </w:r>
    </w:p>
    <w:p w14:paraId="7C358B53" w14:textId="77777777" w:rsidR="00460F02" w:rsidRPr="00BC22A4" w:rsidRDefault="00460F02" w:rsidP="00460F02">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Array ‘</w:t>
      </w:r>
      <w:r>
        <w:rPr>
          <w:rFonts w:eastAsia="Times New Roman" w:cstheme="majorBidi"/>
          <w:bCs/>
          <w:color w:val="000000" w:themeColor="text1"/>
          <w:lang w:val="es-ES" w:eastAsia="es-ES"/>
        </w:rPr>
        <w:t>Puntos de recarga’</w:t>
      </w:r>
      <w:r w:rsidRPr="00BC22A4">
        <w:rPr>
          <w:rFonts w:eastAsia="Times New Roman" w:cstheme="majorBidi"/>
          <w:bCs/>
          <w:color w:val="000000" w:themeColor="text1"/>
          <w:lang w:val="es-ES" w:eastAsia="es-ES"/>
        </w:rPr>
        <w:t>:</w:t>
      </w:r>
    </w:p>
    <w:p w14:paraId="2D2EF13B" w14:textId="77777777" w:rsidR="00460F02" w:rsidRPr="00773244" w:rsidRDefault="00460F02" w:rsidP="00460F02">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 xml:space="preserve">Código </w:t>
      </w:r>
    </w:p>
    <w:p w14:paraId="7CE9247E" w14:textId="77777777" w:rsidR="00460F02" w:rsidRDefault="00460F02" w:rsidP="00460F02">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Código punto de recarga</w:t>
      </w:r>
    </w:p>
    <w:p w14:paraId="172A0198" w14:textId="77777777" w:rsidR="00460F02" w:rsidRPr="00773244" w:rsidRDefault="00460F02" w:rsidP="00460F02">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Localidad Google</w:t>
      </w:r>
    </w:p>
    <w:p w14:paraId="418BD572" w14:textId="77777777" w:rsidR="00460F02" w:rsidRPr="00773244" w:rsidRDefault="00460F02" w:rsidP="00460F02">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País Google</w:t>
      </w:r>
    </w:p>
    <w:p w14:paraId="2C885D38" w14:textId="77777777" w:rsidR="00460F02" w:rsidRDefault="00460F02" w:rsidP="00460F02">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Provincia Google</w:t>
      </w:r>
    </w:p>
    <w:p w14:paraId="066CE8EA" w14:textId="77777777" w:rsidR="00460F02" w:rsidRDefault="00460F02" w:rsidP="00460F02">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Distancia</w:t>
      </w:r>
    </w:p>
    <w:p w14:paraId="1B301BFF" w14:textId="77777777" w:rsidR="00460F02" w:rsidRDefault="00460F02" w:rsidP="00460F02">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Identificador</w:t>
      </w:r>
    </w:p>
    <w:p w14:paraId="1FAEC7F3" w14:textId="77777777" w:rsidR="00460F02" w:rsidRDefault="00460F02" w:rsidP="00460F02">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Descripción</w:t>
      </w:r>
    </w:p>
    <w:p w14:paraId="0F39859B" w14:textId="77777777" w:rsidR="00460F02" w:rsidRDefault="00460F02" w:rsidP="00460F02">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Latitud</w:t>
      </w:r>
    </w:p>
    <w:p w14:paraId="2CC733FF" w14:textId="77777777" w:rsidR="00460F02" w:rsidRDefault="00460F02" w:rsidP="00460F02">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Longitud</w:t>
      </w:r>
    </w:p>
    <w:p w14:paraId="71228950" w14:textId="77777777" w:rsidR="0018189E" w:rsidRDefault="0018189E" w:rsidP="0018189E">
      <w:pPr>
        <w:shd w:val="clear" w:color="auto" w:fill="FFFFFF"/>
        <w:spacing w:after="0" w:line="240" w:lineRule="auto"/>
        <w:rPr>
          <w:rFonts w:eastAsia="Times New Roman" w:cs="Arial"/>
          <w:color w:val="222222"/>
          <w:lang w:eastAsia="es-ES"/>
        </w:rPr>
      </w:pPr>
    </w:p>
    <w:p w14:paraId="54FAAD6F" w14:textId="77777777" w:rsidR="0018189E" w:rsidRDefault="0018189E" w:rsidP="0018189E">
      <w:pPr>
        <w:shd w:val="clear" w:color="auto" w:fill="FFFFFF"/>
        <w:spacing w:after="0" w:line="240" w:lineRule="auto"/>
        <w:rPr>
          <w:rFonts w:eastAsia="Times New Roman" w:cs="Arial"/>
          <w:color w:val="222222"/>
          <w:lang w:eastAsia="es-ES"/>
        </w:rPr>
      </w:pPr>
    </w:p>
    <w:p w14:paraId="2FDC6067" w14:textId="77777777" w:rsidR="00422919" w:rsidRDefault="00422919" w:rsidP="0018189E">
      <w:pPr>
        <w:shd w:val="clear" w:color="auto" w:fill="FFFFFF"/>
        <w:spacing w:after="0" w:line="240" w:lineRule="auto"/>
        <w:rPr>
          <w:rFonts w:eastAsia="Times New Roman" w:cs="Arial"/>
          <w:color w:val="222222"/>
          <w:lang w:eastAsia="es-ES"/>
        </w:rPr>
      </w:pPr>
    </w:p>
    <w:p w14:paraId="346B2A88" w14:textId="77777777" w:rsidR="00422919" w:rsidRPr="0018189E" w:rsidRDefault="00422919" w:rsidP="0018189E">
      <w:pPr>
        <w:shd w:val="clear" w:color="auto" w:fill="FFFFFF"/>
        <w:spacing w:after="0" w:line="240" w:lineRule="auto"/>
        <w:rPr>
          <w:rFonts w:eastAsia="Times New Roman" w:cs="Arial"/>
          <w:color w:val="222222"/>
          <w:lang w:eastAsia="es-ES"/>
        </w:rPr>
      </w:pPr>
    </w:p>
    <w:p w14:paraId="0E4B7874" w14:textId="77777777" w:rsidR="00460F02" w:rsidRPr="00460F02" w:rsidRDefault="00460F02" w:rsidP="00460F02">
      <w:pPr>
        <w:spacing w:before="136" w:after="100" w:afterAutospacing="1" w:line="240" w:lineRule="auto"/>
        <w:rPr>
          <w:i/>
        </w:rPr>
      </w:pPr>
      <w:r w:rsidRPr="00460F02">
        <w:rPr>
          <w:b/>
          <w:i/>
          <w:u w:val="single"/>
        </w:rPr>
        <w:t xml:space="preserve">Devoluciones con error: </w:t>
      </w:r>
    </w:p>
    <w:p w14:paraId="0058B3D7" w14:textId="77777777" w:rsidR="00460F02" w:rsidRPr="004877A4" w:rsidRDefault="00460F02" w:rsidP="00460F02">
      <w:pPr>
        <w:pStyle w:val="Prrafodelista"/>
        <w:numPr>
          <w:ilvl w:val="0"/>
          <w:numId w:val="15"/>
        </w:numPr>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-1|No</w:t>
      </w:r>
      <w:r>
        <w:rPr>
          <w:rFonts w:eastAsia="Times New Roman" w:cs="Arial"/>
          <w:color w:val="222222"/>
          <w:lang w:eastAsia="es-ES"/>
        </w:rPr>
        <w:t xml:space="preserve"> e</w:t>
      </w:r>
      <w:r w:rsidRPr="004877A4">
        <w:rPr>
          <w:rFonts w:eastAsia="Times New Roman" w:cs="Arial"/>
          <w:color w:val="222222"/>
          <w:lang w:eastAsia="es-ES"/>
        </w:rPr>
        <w:t>xisten</w:t>
      </w:r>
      <w:r>
        <w:rPr>
          <w:rFonts w:eastAsia="Times New Roman" w:cs="Arial"/>
          <w:color w:val="222222"/>
          <w:lang w:eastAsia="es-ES"/>
        </w:rPr>
        <w:t xml:space="preserve"> puntos de recarga cercanos</w:t>
      </w:r>
    </w:p>
    <w:p w14:paraId="65F7ED56" w14:textId="77777777" w:rsidR="00460F02" w:rsidRDefault="00460F02" w:rsidP="00460F02">
      <w:pPr>
        <w:pStyle w:val="Prrafodelista"/>
        <w:numPr>
          <w:ilvl w:val="0"/>
          <w:numId w:val="15"/>
        </w:numPr>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w:t>
      </w:r>
      <w:r>
        <w:rPr>
          <w:rFonts w:eastAsia="Times New Roman" w:cs="Arial"/>
          <w:color w:val="222222"/>
          <w:lang w:eastAsia="es-ES"/>
        </w:rPr>
        <w:t>8|</w:t>
      </w:r>
      <w:r w:rsidRPr="004877A4">
        <w:rPr>
          <w:rFonts w:eastAsia="Times New Roman" w:cs="Arial"/>
          <w:color w:val="222222"/>
          <w:lang w:eastAsia="es-ES"/>
        </w:rPr>
        <w:t>ErrorDeLogueo</w:t>
      </w:r>
    </w:p>
    <w:p w14:paraId="7358D8DA" w14:textId="77777777" w:rsidR="00460F02" w:rsidRPr="00460F02" w:rsidRDefault="00460F02" w:rsidP="00460F02">
      <w:pPr>
        <w:shd w:val="clear" w:color="auto" w:fill="FFFFFF"/>
        <w:spacing w:after="0" w:line="240" w:lineRule="auto"/>
        <w:rPr>
          <w:rFonts w:eastAsia="Times New Roman" w:cs="Arial"/>
          <w:color w:val="222222"/>
          <w:lang w:eastAsia="es-ES"/>
        </w:rPr>
      </w:pPr>
    </w:p>
    <w:p w14:paraId="32841EE7" w14:textId="77777777" w:rsidR="00BB364F" w:rsidRPr="00061C93" w:rsidRDefault="00F52564" w:rsidP="00061C93">
      <w:pPr>
        <w:pStyle w:val="Prrafodelista"/>
        <w:keepNext/>
        <w:keepLines/>
        <w:numPr>
          <w:ilvl w:val="0"/>
          <w:numId w:val="22"/>
        </w:numPr>
        <w:spacing w:before="200" w:after="0"/>
        <w:outlineLvl w:val="2"/>
        <w:rPr>
          <w:rFonts w:ascii="Verdana" w:eastAsia="Times New Roman" w:hAnsi="Verdana" w:cstheme="majorBidi"/>
          <w:b/>
          <w:bCs/>
          <w:i/>
          <w:color w:val="548DD4" w:themeColor="text2" w:themeTint="99"/>
          <w:sz w:val="24"/>
          <w:szCs w:val="24"/>
          <w:lang w:val="es-ES" w:eastAsia="es-ES"/>
        </w:rPr>
      </w:pPr>
      <w:hyperlink r:id="rId26" w:history="1">
        <w:r w:rsidRPr="00061C93">
          <w:rPr>
            <w:rStyle w:val="Hipervnculo"/>
            <w:rFonts w:ascii="Verdana" w:hAnsi="Verdana"/>
            <w:b/>
            <w:color w:val="548DD4" w:themeColor="text2" w:themeTint="99"/>
            <w:sz w:val="24"/>
            <w:szCs w:val="24"/>
            <w:u w:val="none"/>
          </w:rPr>
          <w:t>RecuperarPuntosDeRecargaPorLocalidad</w:t>
        </w:r>
      </w:hyperlink>
    </w:p>
    <w:p w14:paraId="11A25990" w14:textId="77777777" w:rsidR="00F52564" w:rsidRPr="00F214E5" w:rsidRDefault="00F52564" w:rsidP="00F52564">
      <w:pPr>
        <w:rPr>
          <w:lang w:val="es-ES" w:eastAsia="es-ES"/>
        </w:rPr>
      </w:pPr>
      <w:r w:rsidRPr="00F214E5">
        <w:rPr>
          <w:rFonts w:eastAsia="Times New Roman" w:cstheme="majorBidi"/>
          <w:b/>
          <w:bCs/>
          <w:i/>
          <w:lang w:val="es-ES" w:eastAsia="es-ES"/>
        </w:rPr>
        <w:t>Detalle</w:t>
      </w:r>
      <w:r w:rsidRPr="00F214E5">
        <w:rPr>
          <w:rFonts w:eastAsia="Times New Roman" w:cstheme="majorBidi"/>
          <w:b/>
          <w:bCs/>
          <w:lang w:val="es-ES" w:eastAsia="es-ES"/>
        </w:rPr>
        <w:t>:</w:t>
      </w:r>
      <w:r w:rsidRPr="00F214E5">
        <w:rPr>
          <w:lang w:val="es-ES" w:eastAsia="es-ES"/>
        </w:rPr>
        <w:t xml:space="preserve"> Devuelve los puestos de recarga </w:t>
      </w:r>
      <w:r>
        <w:rPr>
          <w:lang w:val="es-ES" w:eastAsia="es-ES"/>
        </w:rPr>
        <w:t>para la localidad</w:t>
      </w:r>
      <w:r w:rsidR="000661A9">
        <w:rPr>
          <w:lang w:val="es-ES" w:eastAsia="es-ES"/>
        </w:rPr>
        <w:t>, provincia y país</w:t>
      </w:r>
      <w:r w:rsidRPr="00F214E5">
        <w:rPr>
          <w:lang w:val="es-ES" w:eastAsia="es-ES"/>
        </w:rPr>
        <w:t xml:space="preserve"> que recibe cómo parámetros.</w:t>
      </w:r>
    </w:p>
    <w:p w14:paraId="1C52B465" w14:textId="77777777" w:rsidR="00F52564" w:rsidRDefault="00F52564" w:rsidP="00F52564">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recibe:</w:t>
      </w:r>
    </w:p>
    <w:tbl>
      <w:tblPr>
        <w:tblStyle w:val="Tablaconcuadrcula"/>
        <w:tblW w:w="0" w:type="auto"/>
        <w:tblLook w:val="04A0" w:firstRow="1" w:lastRow="0" w:firstColumn="1" w:lastColumn="0" w:noHBand="0" w:noVBand="1"/>
      </w:tblPr>
      <w:tblGrid>
        <w:gridCol w:w="3628"/>
        <w:gridCol w:w="1381"/>
        <w:gridCol w:w="1963"/>
      </w:tblGrid>
      <w:tr w:rsidR="00F52564" w:rsidRPr="00915696" w14:paraId="130496D9" w14:textId="77777777" w:rsidTr="00062CF0">
        <w:tc>
          <w:tcPr>
            <w:tcW w:w="3628" w:type="dxa"/>
          </w:tcPr>
          <w:p w14:paraId="2BDF3A52" w14:textId="77777777" w:rsidR="00F52564" w:rsidRPr="00915696" w:rsidRDefault="00F52564" w:rsidP="00062CF0">
            <w:pPr>
              <w:rPr>
                <w:rFonts w:eastAsia="Times New Roman" w:cs="Arial"/>
                <w:b/>
                <w:color w:val="000000" w:themeColor="text1"/>
              </w:rPr>
            </w:pPr>
            <w:r w:rsidRPr="00915696">
              <w:rPr>
                <w:rFonts w:eastAsia="Times New Roman" w:cs="Arial"/>
                <w:b/>
                <w:color w:val="000000" w:themeColor="text1"/>
              </w:rPr>
              <w:t>Nombre parámetro</w:t>
            </w:r>
          </w:p>
        </w:tc>
        <w:tc>
          <w:tcPr>
            <w:tcW w:w="1381" w:type="dxa"/>
          </w:tcPr>
          <w:p w14:paraId="2DCD1509" w14:textId="77777777" w:rsidR="00F52564" w:rsidRPr="00915696" w:rsidRDefault="00F52564" w:rsidP="00062CF0">
            <w:pPr>
              <w:rPr>
                <w:rFonts w:eastAsia="Times New Roman" w:cs="Arial"/>
                <w:b/>
                <w:color w:val="000000" w:themeColor="text1"/>
              </w:rPr>
            </w:pPr>
            <w:r w:rsidRPr="00915696">
              <w:rPr>
                <w:rFonts w:eastAsia="Times New Roman" w:cs="Arial"/>
                <w:b/>
                <w:color w:val="000000" w:themeColor="text1"/>
              </w:rPr>
              <w:t>Tipo parámetro</w:t>
            </w:r>
          </w:p>
        </w:tc>
        <w:tc>
          <w:tcPr>
            <w:tcW w:w="1963" w:type="dxa"/>
          </w:tcPr>
          <w:p w14:paraId="2FACCB6B" w14:textId="77777777" w:rsidR="00F52564" w:rsidRPr="00915696" w:rsidRDefault="00F52564" w:rsidP="00062CF0">
            <w:pPr>
              <w:rPr>
                <w:rFonts w:eastAsia="Times New Roman" w:cs="Arial"/>
                <w:b/>
                <w:color w:val="000000" w:themeColor="text1"/>
              </w:rPr>
            </w:pPr>
            <w:r w:rsidRPr="00915696">
              <w:rPr>
                <w:rFonts w:eastAsia="Times New Roman" w:cs="Arial"/>
                <w:b/>
                <w:color w:val="000000" w:themeColor="text1"/>
              </w:rPr>
              <w:t>Descripción</w:t>
            </w:r>
          </w:p>
        </w:tc>
      </w:tr>
      <w:tr w:rsidR="00F52564" w:rsidRPr="00915696" w14:paraId="64D291DA" w14:textId="77777777" w:rsidTr="00062CF0">
        <w:tc>
          <w:tcPr>
            <w:tcW w:w="3628" w:type="dxa"/>
          </w:tcPr>
          <w:p w14:paraId="321BC78B" w14:textId="77777777" w:rsidR="00F52564" w:rsidRPr="00915696" w:rsidRDefault="00F52564" w:rsidP="00062CF0">
            <w:pPr>
              <w:rPr>
                <w:color w:val="000000" w:themeColor="text1"/>
                <w:lang w:eastAsia="es-ES"/>
              </w:rPr>
            </w:pPr>
            <w:r w:rsidRPr="00915696">
              <w:rPr>
                <w:color w:val="000000" w:themeColor="text1"/>
                <w:lang w:eastAsia="es-ES"/>
              </w:rPr>
              <w:t>usuario</w:t>
            </w:r>
          </w:p>
        </w:tc>
        <w:tc>
          <w:tcPr>
            <w:tcW w:w="1381" w:type="dxa"/>
          </w:tcPr>
          <w:p w14:paraId="6EC2E8A0" w14:textId="77777777" w:rsidR="00F52564" w:rsidRPr="00915696" w:rsidRDefault="00F52564" w:rsidP="00062CF0">
            <w:pPr>
              <w:rPr>
                <w:color w:val="000000" w:themeColor="text1"/>
                <w:lang w:eastAsia="es-ES"/>
              </w:rPr>
            </w:pPr>
            <w:r w:rsidRPr="00915696">
              <w:rPr>
                <w:color w:val="000000" w:themeColor="text1"/>
                <w:lang w:eastAsia="es-ES"/>
              </w:rPr>
              <w:t>string</w:t>
            </w:r>
          </w:p>
        </w:tc>
        <w:tc>
          <w:tcPr>
            <w:tcW w:w="1963" w:type="dxa"/>
          </w:tcPr>
          <w:p w14:paraId="466326C1" w14:textId="77777777" w:rsidR="00F52564" w:rsidRPr="00915696" w:rsidRDefault="00F52564" w:rsidP="00062CF0">
            <w:pPr>
              <w:rPr>
                <w:color w:val="000000" w:themeColor="text1"/>
                <w:lang w:eastAsia="es-ES"/>
              </w:rPr>
            </w:pPr>
            <w:r w:rsidRPr="00915696">
              <w:rPr>
                <w:color w:val="000000" w:themeColor="text1"/>
                <w:lang w:eastAsia="es-ES"/>
              </w:rPr>
              <w:t>Usuario de seguridad</w:t>
            </w:r>
          </w:p>
        </w:tc>
      </w:tr>
      <w:tr w:rsidR="00F52564" w:rsidRPr="00915696" w14:paraId="48B19671" w14:textId="77777777" w:rsidTr="00062CF0">
        <w:tc>
          <w:tcPr>
            <w:tcW w:w="3628" w:type="dxa"/>
          </w:tcPr>
          <w:p w14:paraId="7D324CEE" w14:textId="77777777" w:rsidR="00F52564" w:rsidRPr="00915696" w:rsidRDefault="00F52564" w:rsidP="00062CF0">
            <w:pPr>
              <w:rPr>
                <w:color w:val="000000" w:themeColor="text1"/>
                <w:lang w:eastAsia="es-ES"/>
              </w:rPr>
            </w:pPr>
            <w:r w:rsidRPr="00915696">
              <w:rPr>
                <w:color w:val="000000" w:themeColor="text1"/>
                <w:lang w:eastAsia="es-ES"/>
              </w:rPr>
              <w:t>clave</w:t>
            </w:r>
          </w:p>
        </w:tc>
        <w:tc>
          <w:tcPr>
            <w:tcW w:w="1381" w:type="dxa"/>
          </w:tcPr>
          <w:p w14:paraId="0DBE4684" w14:textId="77777777" w:rsidR="00F52564" w:rsidRPr="00915696" w:rsidRDefault="00F52564" w:rsidP="00062CF0">
            <w:pPr>
              <w:rPr>
                <w:color w:val="000000" w:themeColor="text1"/>
                <w:lang w:eastAsia="es-ES"/>
              </w:rPr>
            </w:pPr>
            <w:r w:rsidRPr="00915696">
              <w:rPr>
                <w:color w:val="000000" w:themeColor="text1"/>
                <w:lang w:eastAsia="es-ES"/>
              </w:rPr>
              <w:t>string</w:t>
            </w:r>
          </w:p>
        </w:tc>
        <w:tc>
          <w:tcPr>
            <w:tcW w:w="1963" w:type="dxa"/>
          </w:tcPr>
          <w:p w14:paraId="57A3F9C3" w14:textId="77777777" w:rsidR="00F52564" w:rsidRPr="00915696" w:rsidRDefault="00F52564" w:rsidP="00062CF0">
            <w:pPr>
              <w:rPr>
                <w:color w:val="000000" w:themeColor="text1"/>
                <w:lang w:eastAsia="es-ES"/>
              </w:rPr>
            </w:pPr>
            <w:r w:rsidRPr="00915696">
              <w:rPr>
                <w:color w:val="000000" w:themeColor="text1"/>
                <w:lang w:eastAsia="es-ES"/>
              </w:rPr>
              <w:t>Clave de seguridad</w:t>
            </w:r>
          </w:p>
        </w:tc>
      </w:tr>
      <w:tr w:rsidR="00F52564" w:rsidRPr="00915696" w14:paraId="1D60D186" w14:textId="77777777" w:rsidTr="00062CF0">
        <w:tc>
          <w:tcPr>
            <w:tcW w:w="3628" w:type="dxa"/>
          </w:tcPr>
          <w:p w14:paraId="5FE53667" w14:textId="77777777" w:rsidR="00F52564" w:rsidRPr="00915696" w:rsidRDefault="00F52564" w:rsidP="00062CF0">
            <w:pPr>
              <w:rPr>
                <w:color w:val="000000" w:themeColor="text1"/>
                <w:lang w:eastAsia="es-ES"/>
              </w:rPr>
            </w:pPr>
            <w:r>
              <w:rPr>
                <w:color w:val="000000" w:themeColor="text1"/>
                <w:lang w:eastAsia="es-ES"/>
              </w:rPr>
              <w:t>localidad</w:t>
            </w:r>
          </w:p>
        </w:tc>
        <w:tc>
          <w:tcPr>
            <w:tcW w:w="1381" w:type="dxa"/>
          </w:tcPr>
          <w:p w14:paraId="776506F3" w14:textId="77777777" w:rsidR="00F52564" w:rsidRPr="00915696" w:rsidRDefault="00F52564" w:rsidP="00062CF0">
            <w:pPr>
              <w:rPr>
                <w:color w:val="000000" w:themeColor="text1"/>
                <w:lang w:eastAsia="es-ES"/>
              </w:rPr>
            </w:pPr>
            <w:r w:rsidRPr="00915696">
              <w:rPr>
                <w:color w:val="000000" w:themeColor="text1"/>
                <w:lang w:eastAsia="es-ES"/>
              </w:rPr>
              <w:t>string</w:t>
            </w:r>
          </w:p>
        </w:tc>
        <w:tc>
          <w:tcPr>
            <w:tcW w:w="1963" w:type="dxa"/>
          </w:tcPr>
          <w:p w14:paraId="79C889F1" w14:textId="77777777" w:rsidR="00F52564" w:rsidRPr="00915696" w:rsidRDefault="00AE01CD" w:rsidP="00062CF0">
            <w:pPr>
              <w:rPr>
                <w:color w:val="000000" w:themeColor="text1"/>
                <w:lang w:eastAsia="es-ES"/>
              </w:rPr>
            </w:pPr>
            <w:r>
              <w:rPr>
                <w:color w:val="000000" w:themeColor="text1"/>
                <w:lang w:eastAsia="es-ES"/>
              </w:rPr>
              <w:t>Descripción de localidad</w:t>
            </w:r>
          </w:p>
        </w:tc>
      </w:tr>
      <w:tr w:rsidR="00F52564" w:rsidRPr="00915696" w14:paraId="7713E698" w14:textId="77777777" w:rsidTr="00062CF0">
        <w:tc>
          <w:tcPr>
            <w:tcW w:w="3628" w:type="dxa"/>
          </w:tcPr>
          <w:p w14:paraId="2652B59B" w14:textId="77777777" w:rsidR="00F52564" w:rsidRPr="00915696" w:rsidRDefault="00F52564" w:rsidP="00062CF0">
            <w:pPr>
              <w:rPr>
                <w:color w:val="000000" w:themeColor="text1"/>
                <w:lang w:eastAsia="es-ES"/>
              </w:rPr>
            </w:pPr>
            <w:r>
              <w:rPr>
                <w:color w:val="000000" w:themeColor="text1"/>
                <w:lang w:eastAsia="es-ES"/>
              </w:rPr>
              <w:t>provincia</w:t>
            </w:r>
          </w:p>
        </w:tc>
        <w:tc>
          <w:tcPr>
            <w:tcW w:w="1381" w:type="dxa"/>
          </w:tcPr>
          <w:p w14:paraId="4E0DD06D" w14:textId="77777777" w:rsidR="00F52564" w:rsidRPr="00915696" w:rsidRDefault="00F52564" w:rsidP="00062CF0">
            <w:pPr>
              <w:rPr>
                <w:color w:val="000000" w:themeColor="text1"/>
                <w:lang w:eastAsia="es-ES"/>
              </w:rPr>
            </w:pPr>
            <w:r w:rsidRPr="00915696">
              <w:rPr>
                <w:color w:val="000000" w:themeColor="text1"/>
                <w:lang w:eastAsia="es-ES"/>
              </w:rPr>
              <w:t>string</w:t>
            </w:r>
          </w:p>
        </w:tc>
        <w:tc>
          <w:tcPr>
            <w:tcW w:w="1963" w:type="dxa"/>
          </w:tcPr>
          <w:p w14:paraId="0301CCA1" w14:textId="77777777" w:rsidR="00F52564" w:rsidRPr="00915696" w:rsidRDefault="00AE01CD" w:rsidP="00AE01CD">
            <w:pPr>
              <w:rPr>
                <w:color w:val="000000" w:themeColor="text1"/>
                <w:lang w:eastAsia="es-ES"/>
              </w:rPr>
            </w:pPr>
            <w:r>
              <w:rPr>
                <w:color w:val="000000" w:themeColor="text1"/>
                <w:lang w:eastAsia="es-ES"/>
              </w:rPr>
              <w:t>Descripción de provincia</w:t>
            </w:r>
          </w:p>
        </w:tc>
      </w:tr>
      <w:tr w:rsidR="00F52564" w:rsidRPr="00915696" w14:paraId="016F6BAA" w14:textId="77777777" w:rsidTr="00062CF0">
        <w:tc>
          <w:tcPr>
            <w:tcW w:w="3628" w:type="dxa"/>
          </w:tcPr>
          <w:p w14:paraId="51825892" w14:textId="77777777" w:rsidR="00F52564" w:rsidRPr="00915696" w:rsidRDefault="00F52564" w:rsidP="00062CF0">
            <w:pPr>
              <w:rPr>
                <w:color w:val="000000" w:themeColor="text1"/>
                <w:lang w:eastAsia="es-ES"/>
              </w:rPr>
            </w:pPr>
            <w:r>
              <w:rPr>
                <w:color w:val="000000" w:themeColor="text1"/>
                <w:lang w:eastAsia="es-ES"/>
              </w:rPr>
              <w:t>pais</w:t>
            </w:r>
          </w:p>
        </w:tc>
        <w:tc>
          <w:tcPr>
            <w:tcW w:w="1381" w:type="dxa"/>
          </w:tcPr>
          <w:p w14:paraId="108CB37B" w14:textId="77777777" w:rsidR="00F52564" w:rsidRPr="00915696" w:rsidRDefault="00F52564" w:rsidP="00062CF0">
            <w:pPr>
              <w:rPr>
                <w:color w:val="000000" w:themeColor="text1"/>
                <w:lang w:eastAsia="es-ES"/>
              </w:rPr>
            </w:pPr>
            <w:r w:rsidRPr="00915696">
              <w:rPr>
                <w:color w:val="000000" w:themeColor="text1"/>
                <w:lang w:eastAsia="es-ES"/>
              </w:rPr>
              <w:t>string</w:t>
            </w:r>
          </w:p>
        </w:tc>
        <w:tc>
          <w:tcPr>
            <w:tcW w:w="1963" w:type="dxa"/>
          </w:tcPr>
          <w:p w14:paraId="00CE3261" w14:textId="77777777" w:rsidR="00F52564" w:rsidRPr="00915696" w:rsidRDefault="00AE01CD" w:rsidP="00062CF0">
            <w:pPr>
              <w:rPr>
                <w:color w:val="000000" w:themeColor="text1"/>
                <w:lang w:eastAsia="es-ES"/>
              </w:rPr>
            </w:pPr>
            <w:r>
              <w:rPr>
                <w:color w:val="000000" w:themeColor="text1"/>
                <w:lang w:eastAsia="es-ES"/>
              </w:rPr>
              <w:t>Descripción de país</w:t>
            </w:r>
          </w:p>
        </w:tc>
      </w:tr>
    </w:tbl>
    <w:p w14:paraId="2A82039F" w14:textId="77777777" w:rsidR="00F52564" w:rsidRPr="00915696" w:rsidRDefault="00F52564" w:rsidP="00F52564">
      <w:pPr>
        <w:rPr>
          <w:color w:val="000000" w:themeColor="text1"/>
          <w:lang w:val="es-ES" w:eastAsia="es-ES"/>
        </w:rPr>
      </w:pPr>
    </w:p>
    <w:p w14:paraId="58D1A5D7" w14:textId="77777777" w:rsidR="00F52564" w:rsidRDefault="00F52564" w:rsidP="00F52564">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devuelve:</w:t>
      </w:r>
      <w:r>
        <w:rPr>
          <w:rFonts w:eastAsia="Times New Roman" w:cstheme="majorBidi"/>
          <w:b/>
          <w:bCs/>
          <w:i/>
          <w:color w:val="000000" w:themeColor="text1"/>
          <w:lang w:val="es-ES" w:eastAsia="es-ES"/>
        </w:rPr>
        <w:t xml:space="preserve"> string</w:t>
      </w:r>
    </w:p>
    <w:p w14:paraId="7DD407B3" w14:textId="77777777" w:rsidR="0031155B" w:rsidRPr="00BC22A4" w:rsidRDefault="0031155B" w:rsidP="0031155B">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Array ‘</w:t>
      </w:r>
      <w:r w:rsidR="00CA4969">
        <w:rPr>
          <w:rFonts w:eastAsia="Times New Roman" w:cstheme="majorBidi"/>
          <w:bCs/>
          <w:color w:val="000000" w:themeColor="text1"/>
          <w:lang w:val="es-ES" w:eastAsia="es-ES"/>
        </w:rPr>
        <w:t>-</w:t>
      </w:r>
      <w:r>
        <w:rPr>
          <w:rFonts w:eastAsia="Times New Roman" w:cstheme="majorBidi"/>
          <w:bCs/>
          <w:color w:val="000000" w:themeColor="text1"/>
          <w:lang w:val="es-ES" w:eastAsia="es-ES"/>
        </w:rPr>
        <w:t xml:space="preserve"> de recarga’</w:t>
      </w:r>
      <w:r w:rsidRPr="00BC22A4">
        <w:rPr>
          <w:rFonts w:eastAsia="Times New Roman" w:cstheme="majorBidi"/>
          <w:bCs/>
          <w:color w:val="000000" w:themeColor="text1"/>
          <w:lang w:val="es-ES" w:eastAsia="es-ES"/>
        </w:rPr>
        <w:t>:</w:t>
      </w:r>
    </w:p>
    <w:p w14:paraId="4A385769" w14:textId="77777777" w:rsidR="0031155B" w:rsidRPr="00773244" w:rsidRDefault="0031155B" w:rsidP="0031155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 xml:space="preserve">Código </w:t>
      </w:r>
    </w:p>
    <w:p w14:paraId="6E7E3ADF" w14:textId="77777777" w:rsidR="0031155B" w:rsidRDefault="0031155B" w:rsidP="0031155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Código punto de recarga</w:t>
      </w:r>
    </w:p>
    <w:p w14:paraId="7BA57425" w14:textId="77777777" w:rsidR="0031155B" w:rsidRPr="00773244" w:rsidRDefault="0031155B" w:rsidP="0031155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Localidad Google</w:t>
      </w:r>
    </w:p>
    <w:p w14:paraId="1565A84E" w14:textId="77777777" w:rsidR="0031155B" w:rsidRPr="00773244" w:rsidRDefault="0031155B" w:rsidP="0031155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País Google</w:t>
      </w:r>
    </w:p>
    <w:p w14:paraId="77F66B5C" w14:textId="77777777" w:rsidR="0031155B" w:rsidRDefault="0031155B" w:rsidP="0031155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Provincia Google</w:t>
      </w:r>
    </w:p>
    <w:p w14:paraId="43819D03" w14:textId="77777777" w:rsidR="0031155B" w:rsidRDefault="0031155B" w:rsidP="0031155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Distancia</w:t>
      </w:r>
    </w:p>
    <w:p w14:paraId="5E7147D7" w14:textId="77777777" w:rsidR="0031155B" w:rsidRDefault="0031155B" w:rsidP="0031155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Identificador</w:t>
      </w:r>
    </w:p>
    <w:p w14:paraId="3ADDF572" w14:textId="77777777" w:rsidR="0031155B" w:rsidRDefault="0031155B" w:rsidP="0031155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Descripción</w:t>
      </w:r>
    </w:p>
    <w:p w14:paraId="701DF74B" w14:textId="77777777" w:rsidR="0031155B" w:rsidRDefault="0031155B" w:rsidP="0031155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Latitud</w:t>
      </w:r>
    </w:p>
    <w:p w14:paraId="48A4F321" w14:textId="77777777" w:rsidR="0031155B" w:rsidRDefault="0031155B" w:rsidP="0031155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Longitud</w:t>
      </w:r>
    </w:p>
    <w:p w14:paraId="7B100EA1" w14:textId="77777777" w:rsidR="0031155B" w:rsidRPr="00460F02" w:rsidRDefault="0031155B" w:rsidP="0031155B">
      <w:pPr>
        <w:spacing w:before="136" w:after="100" w:afterAutospacing="1" w:line="240" w:lineRule="auto"/>
        <w:rPr>
          <w:i/>
        </w:rPr>
      </w:pPr>
      <w:r w:rsidRPr="00460F02">
        <w:rPr>
          <w:b/>
          <w:i/>
          <w:u w:val="single"/>
        </w:rPr>
        <w:t xml:space="preserve">Devoluciones con error: </w:t>
      </w:r>
    </w:p>
    <w:p w14:paraId="320E27EE" w14:textId="77777777" w:rsidR="0031155B" w:rsidRPr="004877A4" w:rsidRDefault="0031155B" w:rsidP="0031155B">
      <w:pPr>
        <w:pStyle w:val="Prrafodelista"/>
        <w:numPr>
          <w:ilvl w:val="0"/>
          <w:numId w:val="15"/>
        </w:numPr>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-1|No</w:t>
      </w:r>
      <w:r>
        <w:rPr>
          <w:rFonts w:eastAsia="Times New Roman" w:cs="Arial"/>
          <w:color w:val="222222"/>
          <w:lang w:eastAsia="es-ES"/>
        </w:rPr>
        <w:t xml:space="preserve"> e</w:t>
      </w:r>
      <w:r w:rsidRPr="004877A4">
        <w:rPr>
          <w:rFonts w:eastAsia="Times New Roman" w:cs="Arial"/>
          <w:color w:val="222222"/>
          <w:lang w:eastAsia="es-ES"/>
        </w:rPr>
        <w:t>xisten</w:t>
      </w:r>
      <w:r>
        <w:rPr>
          <w:rFonts w:eastAsia="Times New Roman" w:cs="Arial"/>
          <w:color w:val="222222"/>
          <w:lang w:eastAsia="es-ES"/>
        </w:rPr>
        <w:t xml:space="preserve"> puntos de recarga para la localidad</w:t>
      </w:r>
    </w:p>
    <w:p w14:paraId="641EAF73" w14:textId="77777777" w:rsidR="0031155B" w:rsidRDefault="0031155B" w:rsidP="0031155B">
      <w:pPr>
        <w:pStyle w:val="Prrafodelista"/>
        <w:numPr>
          <w:ilvl w:val="0"/>
          <w:numId w:val="15"/>
        </w:numPr>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w:t>
      </w:r>
      <w:r>
        <w:rPr>
          <w:rFonts w:eastAsia="Times New Roman" w:cs="Arial"/>
          <w:color w:val="222222"/>
          <w:lang w:eastAsia="es-ES"/>
        </w:rPr>
        <w:t>8|</w:t>
      </w:r>
      <w:r w:rsidRPr="004877A4">
        <w:rPr>
          <w:rFonts w:eastAsia="Times New Roman" w:cs="Arial"/>
          <w:color w:val="222222"/>
          <w:lang w:eastAsia="es-ES"/>
        </w:rPr>
        <w:t>ErrorDeLogueo</w:t>
      </w:r>
    </w:p>
    <w:p w14:paraId="083DAE64" w14:textId="77777777" w:rsidR="00E31548" w:rsidRPr="00915696" w:rsidRDefault="00E31548" w:rsidP="00E31548">
      <w:pPr>
        <w:keepNext/>
        <w:keepLines/>
        <w:spacing w:before="200" w:after="0"/>
        <w:outlineLvl w:val="2"/>
        <w:rPr>
          <w:color w:val="000000" w:themeColor="text1"/>
          <w:lang w:val="es-ES" w:eastAsia="es-ES"/>
        </w:rPr>
      </w:pPr>
    </w:p>
    <w:p w14:paraId="4157DD1D" w14:textId="77777777" w:rsidR="005470DA" w:rsidRPr="00061C93" w:rsidRDefault="005470DA" w:rsidP="00061C93">
      <w:pPr>
        <w:pStyle w:val="Prrafodelista"/>
        <w:keepNext/>
        <w:keepLines/>
        <w:numPr>
          <w:ilvl w:val="0"/>
          <w:numId w:val="22"/>
        </w:numPr>
        <w:spacing w:before="200" w:after="0"/>
        <w:outlineLvl w:val="2"/>
        <w:rPr>
          <w:rFonts w:ascii="Verdana" w:hAnsi="Verdana"/>
          <w:b/>
          <w:color w:val="548DD4" w:themeColor="text2" w:themeTint="99"/>
          <w:sz w:val="24"/>
          <w:szCs w:val="24"/>
        </w:rPr>
      </w:pPr>
      <w:hyperlink r:id="rId27" w:history="1">
        <w:r w:rsidRPr="00061C93">
          <w:rPr>
            <w:rStyle w:val="Hipervnculo"/>
            <w:rFonts w:ascii="Verdana" w:hAnsi="Verdana"/>
            <w:b/>
            <w:color w:val="548DD4" w:themeColor="text2" w:themeTint="99"/>
            <w:sz w:val="24"/>
            <w:szCs w:val="24"/>
            <w:u w:val="none"/>
          </w:rPr>
          <w:t>RecuperarRecorridoParaMapaAbrevYAmpliPorEntidadYLinea</w:t>
        </w:r>
      </w:hyperlink>
      <w:r w:rsidRPr="00061C93">
        <w:rPr>
          <w:rFonts w:ascii="Verdana" w:hAnsi="Verdana"/>
          <w:b/>
          <w:color w:val="548DD4" w:themeColor="text2" w:themeTint="99"/>
          <w:sz w:val="24"/>
          <w:szCs w:val="24"/>
        </w:rPr>
        <w:t xml:space="preserve"> </w:t>
      </w:r>
    </w:p>
    <w:p w14:paraId="62CA7082" w14:textId="77777777" w:rsidR="005470DA" w:rsidRPr="00F214E5" w:rsidRDefault="005470DA" w:rsidP="005470DA">
      <w:pPr>
        <w:keepNext/>
        <w:keepLines/>
        <w:spacing w:before="200" w:after="0"/>
        <w:outlineLvl w:val="2"/>
        <w:rPr>
          <w:lang w:val="es-ES" w:eastAsia="es-ES"/>
        </w:rPr>
      </w:pPr>
      <w:r w:rsidRPr="00F214E5">
        <w:rPr>
          <w:rFonts w:eastAsia="Times New Roman" w:cstheme="majorBidi"/>
          <w:b/>
          <w:bCs/>
          <w:i/>
          <w:lang w:val="es-ES" w:eastAsia="es-ES"/>
        </w:rPr>
        <w:t>Detalle</w:t>
      </w:r>
      <w:r w:rsidRPr="00F214E5">
        <w:rPr>
          <w:rFonts w:eastAsia="Times New Roman" w:cstheme="majorBidi"/>
          <w:b/>
          <w:bCs/>
          <w:lang w:val="es-ES" w:eastAsia="es-ES"/>
        </w:rPr>
        <w:t>:</w:t>
      </w:r>
      <w:r w:rsidRPr="00F214E5">
        <w:rPr>
          <w:lang w:val="es-ES" w:eastAsia="es-ES"/>
        </w:rPr>
        <w:t xml:space="preserve"> </w:t>
      </w:r>
      <w:r>
        <w:rPr>
          <w:lang w:val="es-ES" w:eastAsia="es-ES"/>
        </w:rPr>
        <w:t xml:space="preserve">Devuelve los recorridos </w:t>
      </w:r>
      <w:r w:rsidR="00062CF0">
        <w:rPr>
          <w:lang w:val="es-ES" w:eastAsia="es-ES"/>
        </w:rPr>
        <w:t xml:space="preserve">y </w:t>
      </w:r>
      <w:r w:rsidR="009A6098">
        <w:rPr>
          <w:lang w:val="es-ES" w:eastAsia="es-ES"/>
        </w:rPr>
        <w:t xml:space="preserve">abreviaturas de bandera </w:t>
      </w:r>
      <w:r>
        <w:rPr>
          <w:lang w:val="es-ES" w:eastAsia="es-ES"/>
        </w:rPr>
        <w:t xml:space="preserve">para </w:t>
      </w:r>
      <w:r w:rsidR="009A6098">
        <w:rPr>
          <w:lang w:val="es-ES" w:eastAsia="es-ES"/>
        </w:rPr>
        <w:t xml:space="preserve">la línea parada </w:t>
      </w:r>
      <w:r>
        <w:rPr>
          <w:lang w:val="es-ES" w:eastAsia="es-ES"/>
        </w:rPr>
        <w:t>que recibe como parámetro</w:t>
      </w:r>
      <w:r w:rsidR="009A6098">
        <w:rPr>
          <w:lang w:val="es-ES" w:eastAsia="es-ES"/>
        </w:rPr>
        <w:t>.</w:t>
      </w:r>
    </w:p>
    <w:p w14:paraId="0B4B164D" w14:textId="77777777" w:rsidR="005470DA" w:rsidRDefault="005470DA" w:rsidP="005470DA">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recibe:</w:t>
      </w:r>
    </w:p>
    <w:tbl>
      <w:tblPr>
        <w:tblStyle w:val="Tablaconcuadrcula"/>
        <w:tblW w:w="0" w:type="auto"/>
        <w:tblLook w:val="04A0" w:firstRow="1" w:lastRow="0" w:firstColumn="1" w:lastColumn="0" w:noHBand="0" w:noVBand="1"/>
      </w:tblPr>
      <w:tblGrid>
        <w:gridCol w:w="3628"/>
        <w:gridCol w:w="1381"/>
        <w:gridCol w:w="1963"/>
      </w:tblGrid>
      <w:tr w:rsidR="005470DA" w:rsidRPr="00915696" w14:paraId="3EBEC772" w14:textId="77777777" w:rsidTr="00062CF0">
        <w:tc>
          <w:tcPr>
            <w:tcW w:w="3628" w:type="dxa"/>
          </w:tcPr>
          <w:p w14:paraId="5AA3511A" w14:textId="77777777" w:rsidR="005470DA" w:rsidRPr="00915696" w:rsidRDefault="005470DA" w:rsidP="00062CF0">
            <w:pPr>
              <w:rPr>
                <w:rFonts w:eastAsia="Times New Roman" w:cs="Arial"/>
                <w:b/>
                <w:color w:val="000000" w:themeColor="text1"/>
              </w:rPr>
            </w:pPr>
            <w:r w:rsidRPr="00915696">
              <w:rPr>
                <w:rFonts w:eastAsia="Times New Roman" w:cs="Arial"/>
                <w:b/>
                <w:color w:val="000000" w:themeColor="text1"/>
              </w:rPr>
              <w:t>Nombre parámetro</w:t>
            </w:r>
          </w:p>
        </w:tc>
        <w:tc>
          <w:tcPr>
            <w:tcW w:w="1381" w:type="dxa"/>
          </w:tcPr>
          <w:p w14:paraId="466B3713" w14:textId="77777777" w:rsidR="005470DA" w:rsidRPr="00915696" w:rsidRDefault="005470DA" w:rsidP="00062CF0">
            <w:pPr>
              <w:rPr>
                <w:rFonts w:eastAsia="Times New Roman" w:cs="Arial"/>
                <w:b/>
                <w:color w:val="000000" w:themeColor="text1"/>
              </w:rPr>
            </w:pPr>
            <w:r w:rsidRPr="00915696">
              <w:rPr>
                <w:rFonts w:eastAsia="Times New Roman" w:cs="Arial"/>
                <w:b/>
                <w:color w:val="000000" w:themeColor="text1"/>
              </w:rPr>
              <w:t>Tipo parámetro</w:t>
            </w:r>
          </w:p>
        </w:tc>
        <w:tc>
          <w:tcPr>
            <w:tcW w:w="1963" w:type="dxa"/>
          </w:tcPr>
          <w:p w14:paraId="1A2CAB92" w14:textId="77777777" w:rsidR="005470DA" w:rsidRPr="00915696" w:rsidRDefault="005470DA" w:rsidP="00062CF0">
            <w:pPr>
              <w:rPr>
                <w:rFonts w:eastAsia="Times New Roman" w:cs="Arial"/>
                <w:b/>
                <w:color w:val="000000" w:themeColor="text1"/>
              </w:rPr>
            </w:pPr>
            <w:r w:rsidRPr="00915696">
              <w:rPr>
                <w:rFonts w:eastAsia="Times New Roman" w:cs="Arial"/>
                <w:b/>
                <w:color w:val="000000" w:themeColor="text1"/>
              </w:rPr>
              <w:t>Descripción</w:t>
            </w:r>
          </w:p>
        </w:tc>
      </w:tr>
      <w:tr w:rsidR="005470DA" w:rsidRPr="00915696" w14:paraId="09DEC19F" w14:textId="77777777" w:rsidTr="00062CF0">
        <w:tc>
          <w:tcPr>
            <w:tcW w:w="3628" w:type="dxa"/>
          </w:tcPr>
          <w:p w14:paraId="37F63E3A" w14:textId="77777777" w:rsidR="005470DA" w:rsidRPr="00915696" w:rsidRDefault="005470DA" w:rsidP="00062CF0">
            <w:pPr>
              <w:rPr>
                <w:color w:val="000000" w:themeColor="text1"/>
                <w:lang w:eastAsia="es-ES"/>
              </w:rPr>
            </w:pPr>
            <w:r w:rsidRPr="00915696">
              <w:rPr>
                <w:color w:val="000000" w:themeColor="text1"/>
                <w:lang w:eastAsia="es-ES"/>
              </w:rPr>
              <w:t>usuario</w:t>
            </w:r>
          </w:p>
        </w:tc>
        <w:tc>
          <w:tcPr>
            <w:tcW w:w="1381" w:type="dxa"/>
          </w:tcPr>
          <w:p w14:paraId="7CBDFA6D" w14:textId="77777777" w:rsidR="005470DA" w:rsidRPr="00915696" w:rsidRDefault="005470DA" w:rsidP="00062CF0">
            <w:pPr>
              <w:rPr>
                <w:color w:val="000000" w:themeColor="text1"/>
                <w:lang w:eastAsia="es-ES"/>
              </w:rPr>
            </w:pPr>
            <w:r w:rsidRPr="00915696">
              <w:rPr>
                <w:color w:val="000000" w:themeColor="text1"/>
                <w:lang w:eastAsia="es-ES"/>
              </w:rPr>
              <w:t>string</w:t>
            </w:r>
          </w:p>
        </w:tc>
        <w:tc>
          <w:tcPr>
            <w:tcW w:w="1963" w:type="dxa"/>
          </w:tcPr>
          <w:p w14:paraId="1F3D331E" w14:textId="77777777" w:rsidR="005470DA" w:rsidRPr="00915696" w:rsidRDefault="005470DA" w:rsidP="00062CF0">
            <w:pPr>
              <w:rPr>
                <w:color w:val="000000" w:themeColor="text1"/>
                <w:lang w:eastAsia="es-ES"/>
              </w:rPr>
            </w:pPr>
            <w:r w:rsidRPr="00915696">
              <w:rPr>
                <w:color w:val="000000" w:themeColor="text1"/>
                <w:lang w:eastAsia="es-ES"/>
              </w:rPr>
              <w:t>Usuario de seguridad</w:t>
            </w:r>
          </w:p>
        </w:tc>
      </w:tr>
      <w:tr w:rsidR="005470DA" w:rsidRPr="00915696" w14:paraId="00DBD0AB" w14:textId="77777777" w:rsidTr="00062CF0">
        <w:tc>
          <w:tcPr>
            <w:tcW w:w="3628" w:type="dxa"/>
          </w:tcPr>
          <w:p w14:paraId="41B69B52" w14:textId="77777777" w:rsidR="005470DA" w:rsidRPr="00915696" w:rsidRDefault="005470DA" w:rsidP="00062CF0">
            <w:pPr>
              <w:rPr>
                <w:color w:val="000000" w:themeColor="text1"/>
                <w:lang w:eastAsia="es-ES"/>
              </w:rPr>
            </w:pPr>
            <w:r w:rsidRPr="00915696">
              <w:rPr>
                <w:color w:val="000000" w:themeColor="text1"/>
                <w:lang w:eastAsia="es-ES"/>
              </w:rPr>
              <w:t>clave</w:t>
            </w:r>
          </w:p>
        </w:tc>
        <w:tc>
          <w:tcPr>
            <w:tcW w:w="1381" w:type="dxa"/>
          </w:tcPr>
          <w:p w14:paraId="1571793A" w14:textId="77777777" w:rsidR="005470DA" w:rsidRPr="00915696" w:rsidRDefault="005470DA" w:rsidP="00062CF0">
            <w:pPr>
              <w:rPr>
                <w:color w:val="000000" w:themeColor="text1"/>
                <w:lang w:eastAsia="es-ES"/>
              </w:rPr>
            </w:pPr>
            <w:r w:rsidRPr="00915696">
              <w:rPr>
                <w:color w:val="000000" w:themeColor="text1"/>
                <w:lang w:eastAsia="es-ES"/>
              </w:rPr>
              <w:t>string</w:t>
            </w:r>
          </w:p>
        </w:tc>
        <w:tc>
          <w:tcPr>
            <w:tcW w:w="1963" w:type="dxa"/>
          </w:tcPr>
          <w:p w14:paraId="3D4450C8" w14:textId="77777777" w:rsidR="005470DA" w:rsidRPr="00915696" w:rsidRDefault="005470DA" w:rsidP="00062CF0">
            <w:pPr>
              <w:rPr>
                <w:color w:val="000000" w:themeColor="text1"/>
                <w:lang w:eastAsia="es-ES"/>
              </w:rPr>
            </w:pPr>
            <w:r w:rsidRPr="00915696">
              <w:rPr>
                <w:color w:val="000000" w:themeColor="text1"/>
                <w:lang w:eastAsia="es-ES"/>
              </w:rPr>
              <w:t>Clave de seguridad</w:t>
            </w:r>
          </w:p>
        </w:tc>
      </w:tr>
      <w:tr w:rsidR="005470DA" w:rsidRPr="00915696" w14:paraId="1B8A53C0" w14:textId="77777777" w:rsidTr="00062CF0">
        <w:tc>
          <w:tcPr>
            <w:tcW w:w="3628" w:type="dxa"/>
          </w:tcPr>
          <w:p w14:paraId="0BE0D297" w14:textId="77777777" w:rsidR="005470DA" w:rsidRPr="00915696" w:rsidRDefault="005470DA" w:rsidP="00062CF0">
            <w:pPr>
              <w:rPr>
                <w:color w:val="000000" w:themeColor="text1"/>
                <w:lang w:eastAsia="es-ES"/>
              </w:rPr>
            </w:pPr>
            <w:r>
              <w:rPr>
                <w:color w:val="000000" w:themeColor="text1"/>
                <w:lang w:eastAsia="es-ES"/>
              </w:rPr>
              <w:t>codigoLineaParada</w:t>
            </w:r>
          </w:p>
        </w:tc>
        <w:tc>
          <w:tcPr>
            <w:tcW w:w="1381" w:type="dxa"/>
          </w:tcPr>
          <w:p w14:paraId="4AFBB39D" w14:textId="77777777" w:rsidR="005470DA" w:rsidRPr="00915696" w:rsidRDefault="005470DA" w:rsidP="00062CF0">
            <w:pPr>
              <w:rPr>
                <w:color w:val="000000" w:themeColor="text1"/>
                <w:lang w:eastAsia="es-ES"/>
              </w:rPr>
            </w:pPr>
            <w:r>
              <w:rPr>
                <w:color w:val="000000" w:themeColor="text1"/>
                <w:lang w:eastAsia="es-ES"/>
              </w:rPr>
              <w:t>int</w:t>
            </w:r>
          </w:p>
        </w:tc>
        <w:tc>
          <w:tcPr>
            <w:tcW w:w="1963" w:type="dxa"/>
          </w:tcPr>
          <w:p w14:paraId="35265B53" w14:textId="77777777" w:rsidR="005470DA" w:rsidRPr="00915696" w:rsidRDefault="005470DA" w:rsidP="00062CF0">
            <w:pPr>
              <w:rPr>
                <w:color w:val="000000" w:themeColor="text1"/>
                <w:lang w:eastAsia="es-ES"/>
              </w:rPr>
            </w:pPr>
            <w:r>
              <w:rPr>
                <w:color w:val="000000" w:themeColor="text1"/>
                <w:lang w:eastAsia="es-ES"/>
              </w:rPr>
              <w:t>Código de línea parada</w:t>
            </w:r>
          </w:p>
        </w:tc>
      </w:tr>
      <w:tr w:rsidR="005470DA" w:rsidRPr="00915696" w14:paraId="64DA443C" w14:textId="77777777" w:rsidTr="00062CF0">
        <w:tc>
          <w:tcPr>
            <w:tcW w:w="3628" w:type="dxa"/>
          </w:tcPr>
          <w:p w14:paraId="24BBA300" w14:textId="77777777" w:rsidR="005470DA" w:rsidRPr="00915696" w:rsidRDefault="005470DA" w:rsidP="00062CF0">
            <w:pPr>
              <w:rPr>
                <w:rFonts w:eastAsia="Times New Roman" w:cs="Arial"/>
                <w:color w:val="000000" w:themeColor="text1"/>
                <w:lang w:eastAsia="es-ES"/>
              </w:rPr>
            </w:pPr>
            <w:r w:rsidRPr="00AD63E8">
              <w:rPr>
                <w:rFonts w:eastAsia="Times New Roman" w:cs="Arial"/>
                <w:color w:val="000000" w:themeColor="text1"/>
                <w:lang w:eastAsia="es-ES"/>
              </w:rPr>
              <w:t>isSubLinea</w:t>
            </w:r>
          </w:p>
        </w:tc>
        <w:tc>
          <w:tcPr>
            <w:tcW w:w="1381" w:type="dxa"/>
          </w:tcPr>
          <w:p w14:paraId="4D68FDF5" w14:textId="77777777" w:rsidR="005470DA" w:rsidRPr="00915696" w:rsidRDefault="005470DA" w:rsidP="00062CF0">
            <w:pPr>
              <w:rPr>
                <w:rFonts w:eastAsia="Times New Roman" w:cs="Arial"/>
                <w:color w:val="000000" w:themeColor="text1"/>
                <w:lang w:eastAsia="es-ES"/>
              </w:rPr>
            </w:pPr>
            <w:r>
              <w:rPr>
                <w:rFonts w:eastAsia="Times New Roman" w:cs="Arial"/>
                <w:color w:val="000000" w:themeColor="text1"/>
                <w:lang w:eastAsia="es-ES"/>
              </w:rPr>
              <w:t>boolean</w:t>
            </w:r>
          </w:p>
        </w:tc>
        <w:tc>
          <w:tcPr>
            <w:tcW w:w="1963" w:type="dxa"/>
          </w:tcPr>
          <w:p w14:paraId="4FE37A5E" w14:textId="77777777" w:rsidR="005470DA" w:rsidRPr="00915696" w:rsidRDefault="005470DA" w:rsidP="00062CF0">
            <w:pPr>
              <w:rPr>
                <w:rFonts w:eastAsia="Times New Roman" w:cs="Arial"/>
                <w:color w:val="000000" w:themeColor="text1"/>
                <w:lang w:eastAsia="es-ES"/>
              </w:rPr>
            </w:pPr>
            <w:r w:rsidRPr="00AD63E8">
              <w:rPr>
                <w:rFonts w:eastAsia="Times New Roman" w:cs="Arial"/>
                <w:color w:val="000000" w:themeColor="text1"/>
                <w:lang w:eastAsia="es-ES"/>
              </w:rPr>
              <w:t>Setear este valor en 1 si es subLinea</w:t>
            </w:r>
            <w:r>
              <w:rPr>
                <w:rFonts w:eastAsia="Times New Roman" w:cs="Arial"/>
                <w:color w:val="000000" w:themeColor="text1"/>
                <w:lang w:eastAsia="es-ES"/>
              </w:rPr>
              <w:t>, de lo contrario en 0.</w:t>
            </w:r>
          </w:p>
        </w:tc>
      </w:tr>
    </w:tbl>
    <w:p w14:paraId="247894B4" w14:textId="77777777" w:rsidR="005470DA" w:rsidRPr="00915696" w:rsidRDefault="005470DA" w:rsidP="005470DA">
      <w:pPr>
        <w:rPr>
          <w:color w:val="000000" w:themeColor="text1"/>
          <w:lang w:val="es-ES" w:eastAsia="es-ES"/>
        </w:rPr>
      </w:pPr>
    </w:p>
    <w:p w14:paraId="40ED8E3D" w14:textId="77777777" w:rsidR="005470DA" w:rsidRDefault="005470DA" w:rsidP="005470DA">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devuelve:</w:t>
      </w:r>
      <w:r>
        <w:rPr>
          <w:rFonts w:eastAsia="Times New Roman" w:cstheme="majorBidi"/>
          <w:b/>
          <w:bCs/>
          <w:i/>
          <w:color w:val="000000" w:themeColor="text1"/>
          <w:lang w:val="es-ES" w:eastAsia="es-ES"/>
        </w:rPr>
        <w:t xml:space="preserve"> string</w:t>
      </w:r>
    </w:p>
    <w:p w14:paraId="7476939F" w14:textId="77777777" w:rsidR="0031155B" w:rsidRDefault="0031155B" w:rsidP="0031155B">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Array ‘</w:t>
      </w:r>
      <w:r>
        <w:rPr>
          <w:rFonts w:eastAsia="Times New Roman" w:cstheme="majorBidi"/>
          <w:bCs/>
          <w:color w:val="000000" w:themeColor="text1"/>
          <w:lang w:val="es-ES" w:eastAsia="es-ES"/>
        </w:rPr>
        <w:t>Puntos’</w:t>
      </w:r>
      <w:r w:rsidRPr="00BC22A4">
        <w:rPr>
          <w:rFonts w:eastAsia="Times New Roman" w:cstheme="majorBidi"/>
          <w:bCs/>
          <w:color w:val="000000" w:themeColor="text1"/>
          <w:lang w:val="es-ES" w:eastAsia="es-ES"/>
        </w:rPr>
        <w:t>:</w:t>
      </w:r>
    </w:p>
    <w:p w14:paraId="040A3653" w14:textId="77777777" w:rsidR="00E34405" w:rsidRPr="00BC22A4" w:rsidRDefault="00E34405" w:rsidP="00E34405">
      <w:pPr>
        <w:pStyle w:val="Prrafodelista"/>
        <w:keepNext/>
        <w:keepLines/>
        <w:numPr>
          <w:ilvl w:val="1"/>
          <w:numId w:val="14"/>
        </w:numPr>
        <w:spacing w:before="200" w:after="0"/>
        <w:outlineLvl w:val="1"/>
        <w:rPr>
          <w:rFonts w:eastAsia="Times New Roman" w:cstheme="majorBidi"/>
          <w:bCs/>
          <w:color w:val="000000" w:themeColor="text1"/>
          <w:lang w:val="es-ES" w:eastAsia="es-ES"/>
        </w:rPr>
      </w:pPr>
      <w:r>
        <w:rPr>
          <w:rFonts w:eastAsia="Times New Roman" w:cstheme="majorBidi"/>
          <w:bCs/>
          <w:color w:val="000000" w:themeColor="text1"/>
          <w:lang w:val="es-ES" w:eastAsia="es-ES"/>
        </w:rPr>
        <w:t>Código de bandera</w:t>
      </w:r>
    </w:p>
    <w:p w14:paraId="16D2AF80" w14:textId="77777777" w:rsidR="0031155B" w:rsidRDefault="0031155B" w:rsidP="0031155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 xml:space="preserve">Descripción </w:t>
      </w:r>
      <w:r w:rsidR="00AC46DF">
        <w:rPr>
          <w:rFonts w:eastAsia="Times New Roman" w:cs="Arial"/>
          <w:color w:val="222222"/>
          <w:lang w:eastAsia="es-ES"/>
        </w:rPr>
        <w:t xml:space="preserve">corta </w:t>
      </w:r>
      <w:r>
        <w:rPr>
          <w:rFonts w:eastAsia="Times New Roman" w:cs="Arial"/>
          <w:color w:val="222222"/>
          <w:lang w:eastAsia="es-ES"/>
        </w:rPr>
        <w:t>bandera</w:t>
      </w:r>
    </w:p>
    <w:p w14:paraId="2BA36E75" w14:textId="77777777" w:rsidR="00AC46DF" w:rsidRDefault="00AC46DF" w:rsidP="0031155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Descripción larga bandera</w:t>
      </w:r>
    </w:p>
    <w:p w14:paraId="37D157BF" w14:textId="77777777" w:rsidR="0031155B" w:rsidRDefault="0031155B" w:rsidP="0031155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Latitud</w:t>
      </w:r>
    </w:p>
    <w:p w14:paraId="751FFAAC" w14:textId="77777777" w:rsidR="0031155B" w:rsidRPr="00773244" w:rsidRDefault="0031155B" w:rsidP="0031155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Longitud</w:t>
      </w:r>
    </w:p>
    <w:p w14:paraId="66E092D7" w14:textId="77777777" w:rsidR="0031155B" w:rsidRPr="00460F02" w:rsidRDefault="0031155B" w:rsidP="00D15E33">
      <w:pPr>
        <w:tabs>
          <w:tab w:val="left" w:pos="7230"/>
        </w:tabs>
        <w:spacing w:before="136" w:after="100" w:afterAutospacing="1" w:line="240" w:lineRule="auto"/>
        <w:rPr>
          <w:i/>
        </w:rPr>
      </w:pPr>
      <w:r w:rsidRPr="00460F02">
        <w:rPr>
          <w:b/>
          <w:i/>
          <w:u w:val="single"/>
        </w:rPr>
        <w:t xml:space="preserve">Devoluciones con error: </w:t>
      </w:r>
    </w:p>
    <w:p w14:paraId="506E33C5" w14:textId="77777777" w:rsidR="0031155B" w:rsidRPr="004877A4" w:rsidRDefault="0031155B" w:rsidP="0031155B">
      <w:pPr>
        <w:pStyle w:val="Prrafodelista"/>
        <w:numPr>
          <w:ilvl w:val="0"/>
          <w:numId w:val="15"/>
        </w:numPr>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-1|No</w:t>
      </w:r>
      <w:r>
        <w:rPr>
          <w:rFonts w:eastAsia="Times New Roman" w:cs="Arial"/>
          <w:color w:val="222222"/>
          <w:lang w:eastAsia="es-ES"/>
        </w:rPr>
        <w:t xml:space="preserve"> e</w:t>
      </w:r>
      <w:r w:rsidRPr="004877A4">
        <w:rPr>
          <w:rFonts w:eastAsia="Times New Roman" w:cs="Arial"/>
          <w:color w:val="222222"/>
          <w:lang w:eastAsia="es-ES"/>
        </w:rPr>
        <w:t>xisten</w:t>
      </w:r>
      <w:r>
        <w:rPr>
          <w:rFonts w:eastAsia="Times New Roman" w:cs="Arial"/>
          <w:color w:val="222222"/>
          <w:lang w:eastAsia="es-ES"/>
        </w:rPr>
        <w:t xml:space="preserve"> recorridos para esa línea parada</w:t>
      </w:r>
    </w:p>
    <w:p w14:paraId="2EC4FB76" w14:textId="77777777" w:rsidR="0031155B" w:rsidRDefault="0031155B" w:rsidP="0031155B">
      <w:pPr>
        <w:pStyle w:val="Prrafodelista"/>
        <w:numPr>
          <w:ilvl w:val="0"/>
          <w:numId w:val="15"/>
        </w:numPr>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w:t>
      </w:r>
      <w:r>
        <w:rPr>
          <w:rFonts w:eastAsia="Times New Roman" w:cs="Arial"/>
          <w:color w:val="222222"/>
          <w:lang w:eastAsia="es-ES"/>
        </w:rPr>
        <w:t>8|</w:t>
      </w:r>
      <w:r w:rsidRPr="004877A4">
        <w:rPr>
          <w:rFonts w:eastAsia="Times New Roman" w:cs="Arial"/>
          <w:color w:val="222222"/>
          <w:lang w:eastAsia="es-ES"/>
        </w:rPr>
        <w:t>ErrorDeLogueo</w:t>
      </w:r>
    </w:p>
    <w:p w14:paraId="55EFB11D" w14:textId="77777777" w:rsidR="0031155B" w:rsidRDefault="0031155B" w:rsidP="00062CF0">
      <w:pPr>
        <w:keepNext/>
        <w:keepLines/>
        <w:spacing w:before="200" w:after="0"/>
        <w:outlineLvl w:val="2"/>
        <w:rPr>
          <w:rFonts w:eastAsia="Times New Roman" w:cstheme="majorBidi"/>
          <w:b/>
          <w:bCs/>
          <w:i/>
          <w:lang w:val="es-ES" w:eastAsia="es-ES"/>
        </w:rPr>
      </w:pPr>
    </w:p>
    <w:p w14:paraId="676A77CE" w14:textId="77777777" w:rsidR="00062CF0" w:rsidRPr="00061C93" w:rsidRDefault="00062CF0" w:rsidP="00061C93">
      <w:pPr>
        <w:pStyle w:val="Prrafodelista"/>
        <w:keepNext/>
        <w:keepLines/>
        <w:numPr>
          <w:ilvl w:val="0"/>
          <w:numId w:val="22"/>
        </w:numPr>
        <w:spacing w:before="200" w:after="0"/>
        <w:outlineLvl w:val="2"/>
        <w:rPr>
          <w:rFonts w:ascii="Verdana" w:hAnsi="Verdana"/>
          <w:b/>
          <w:color w:val="548DD4" w:themeColor="text2" w:themeTint="99"/>
          <w:sz w:val="24"/>
          <w:szCs w:val="24"/>
        </w:rPr>
      </w:pPr>
      <w:hyperlink r:id="rId28" w:history="1">
        <w:r w:rsidRPr="00061C93">
          <w:rPr>
            <w:rStyle w:val="Hipervnculo"/>
            <w:rFonts w:ascii="Verdana" w:hAnsi="Verdana"/>
            <w:b/>
            <w:color w:val="548DD4" w:themeColor="text2" w:themeTint="99"/>
            <w:sz w:val="24"/>
            <w:szCs w:val="24"/>
            <w:u w:val="none"/>
          </w:rPr>
          <w:t>RecuperarRecorridoParaMapaPorEntidadYLinea</w:t>
        </w:r>
      </w:hyperlink>
    </w:p>
    <w:p w14:paraId="7A83049B" w14:textId="77777777" w:rsidR="00062CF0" w:rsidRPr="00F214E5" w:rsidRDefault="00062CF0" w:rsidP="00062CF0">
      <w:pPr>
        <w:keepNext/>
        <w:keepLines/>
        <w:spacing w:before="200" w:after="0"/>
        <w:outlineLvl w:val="2"/>
        <w:rPr>
          <w:lang w:val="es-ES" w:eastAsia="es-ES"/>
        </w:rPr>
      </w:pPr>
      <w:r w:rsidRPr="00F214E5">
        <w:rPr>
          <w:rFonts w:eastAsia="Times New Roman" w:cstheme="majorBidi"/>
          <w:b/>
          <w:bCs/>
          <w:i/>
          <w:lang w:val="es-ES" w:eastAsia="es-ES"/>
        </w:rPr>
        <w:t>Detalle</w:t>
      </w:r>
      <w:r w:rsidRPr="00F214E5">
        <w:rPr>
          <w:rFonts w:eastAsia="Times New Roman" w:cstheme="majorBidi"/>
          <w:b/>
          <w:bCs/>
          <w:lang w:val="es-ES" w:eastAsia="es-ES"/>
        </w:rPr>
        <w:t>:</w:t>
      </w:r>
      <w:r w:rsidRPr="00F214E5">
        <w:rPr>
          <w:lang w:val="es-ES" w:eastAsia="es-ES"/>
        </w:rPr>
        <w:t xml:space="preserve"> </w:t>
      </w:r>
      <w:r>
        <w:rPr>
          <w:lang w:val="es-ES" w:eastAsia="es-ES"/>
        </w:rPr>
        <w:t>Devuelve los recorridos para la línea parada que recibe como parámetro.</w:t>
      </w:r>
    </w:p>
    <w:p w14:paraId="0F54A84C" w14:textId="77777777" w:rsidR="00062CF0" w:rsidRDefault="00062CF0" w:rsidP="00062CF0">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recibe:</w:t>
      </w:r>
    </w:p>
    <w:tbl>
      <w:tblPr>
        <w:tblStyle w:val="Tablaconcuadrcula"/>
        <w:tblW w:w="0" w:type="auto"/>
        <w:tblLook w:val="04A0" w:firstRow="1" w:lastRow="0" w:firstColumn="1" w:lastColumn="0" w:noHBand="0" w:noVBand="1"/>
      </w:tblPr>
      <w:tblGrid>
        <w:gridCol w:w="3628"/>
        <w:gridCol w:w="1381"/>
        <w:gridCol w:w="3604"/>
      </w:tblGrid>
      <w:tr w:rsidR="00062CF0" w:rsidRPr="00915696" w14:paraId="6A67A905" w14:textId="77777777" w:rsidTr="00406852">
        <w:tc>
          <w:tcPr>
            <w:tcW w:w="3628" w:type="dxa"/>
          </w:tcPr>
          <w:p w14:paraId="3DC913FF" w14:textId="77777777" w:rsidR="00062CF0" w:rsidRPr="00915696" w:rsidRDefault="00062CF0" w:rsidP="00062CF0">
            <w:pPr>
              <w:rPr>
                <w:rFonts w:eastAsia="Times New Roman" w:cs="Arial"/>
                <w:b/>
                <w:color w:val="000000" w:themeColor="text1"/>
              </w:rPr>
            </w:pPr>
            <w:r w:rsidRPr="00915696">
              <w:rPr>
                <w:rFonts w:eastAsia="Times New Roman" w:cs="Arial"/>
                <w:b/>
                <w:color w:val="000000" w:themeColor="text1"/>
              </w:rPr>
              <w:t>Nombre parámetro</w:t>
            </w:r>
          </w:p>
        </w:tc>
        <w:tc>
          <w:tcPr>
            <w:tcW w:w="1381" w:type="dxa"/>
          </w:tcPr>
          <w:p w14:paraId="6610F3CD" w14:textId="77777777" w:rsidR="00062CF0" w:rsidRPr="00915696" w:rsidRDefault="00062CF0" w:rsidP="00062CF0">
            <w:pPr>
              <w:rPr>
                <w:rFonts w:eastAsia="Times New Roman" w:cs="Arial"/>
                <w:b/>
                <w:color w:val="000000" w:themeColor="text1"/>
              </w:rPr>
            </w:pPr>
            <w:r w:rsidRPr="00915696">
              <w:rPr>
                <w:rFonts w:eastAsia="Times New Roman" w:cs="Arial"/>
                <w:b/>
                <w:color w:val="000000" w:themeColor="text1"/>
              </w:rPr>
              <w:t>Tipo parámetro</w:t>
            </w:r>
          </w:p>
        </w:tc>
        <w:tc>
          <w:tcPr>
            <w:tcW w:w="3604" w:type="dxa"/>
          </w:tcPr>
          <w:p w14:paraId="3365FB55" w14:textId="77777777" w:rsidR="00062CF0" w:rsidRPr="00915696" w:rsidRDefault="00062CF0" w:rsidP="00062CF0">
            <w:pPr>
              <w:rPr>
                <w:rFonts w:eastAsia="Times New Roman" w:cs="Arial"/>
                <w:b/>
                <w:color w:val="000000" w:themeColor="text1"/>
              </w:rPr>
            </w:pPr>
            <w:r w:rsidRPr="00915696">
              <w:rPr>
                <w:rFonts w:eastAsia="Times New Roman" w:cs="Arial"/>
                <w:b/>
                <w:color w:val="000000" w:themeColor="text1"/>
              </w:rPr>
              <w:t>Descripción</w:t>
            </w:r>
          </w:p>
        </w:tc>
      </w:tr>
      <w:tr w:rsidR="00062CF0" w:rsidRPr="00915696" w14:paraId="27F78B98" w14:textId="77777777" w:rsidTr="00406852">
        <w:tc>
          <w:tcPr>
            <w:tcW w:w="3628" w:type="dxa"/>
          </w:tcPr>
          <w:p w14:paraId="25CC070D" w14:textId="77777777" w:rsidR="00062CF0" w:rsidRPr="00915696" w:rsidRDefault="00F9318D" w:rsidP="00062CF0">
            <w:pPr>
              <w:rPr>
                <w:color w:val="000000" w:themeColor="text1"/>
                <w:lang w:eastAsia="es-ES"/>
              </w:rPr>
            </w:pPr>
            <w:r w:rsidRPr="00915696">
              <w:rPr>
                <w:color w:val="000000" w:themeColor="text1"/>
                <w:lang w:eastAsia="es-ES"/>
              </w:rPr>
              <w:t>U</w:t>
            </w:r>
            <w:r w:rsidR="00062CF0" w:rsidRPr="00915696">
              <w:rPr>
                <w:color w:val="000000" w:themeColor="text1"/>
                <w:lang w:eastAsia="es-ES"/>
              </w:rPr>
              <w:t>suario</w:t>
            </w:r>
          </w:p>
        </w:tc>
        <w:tc>
          <w:tcPr>
            <w:tcW w:w="1381" w:type="dxa"/>
          </w:tcPr>
          <w:p w14:paraId="1F373639" w14:textId="77777777" w:rsidR="00062CF0" w:rsidRPr="00915696" w:rsidRDefault="00062CF0" w:rsidP="00062CF0">
            <w:pPr>
              <w:rPr>
                <w:color w:val="000000" w:themeColor="text1"/>
                <w:lang w:eastAsia="es-ES"/>
              </w:rPr>
            </w:pPr>
            <w:r w:rsidRPr="00915696">
              <w:rPr>
                <w:color w:val="000000" w:themeColor="text1"/>
                <w:lang w:eastAsia="es-ES"/>
              </w:rPr>
              <w:t>string</w:t>
            </w:r>
          </w:p>
        </w:tc>
        <w:tc>
          <w:tcPr>
            <w:tcW w:w="3604" w:type="dxa"/>
          </w:tcPr>
          <w:p w14:paraId="2427DA89" w14:textId="77777777" w:rsidR="00062CF0" w:rsidRPr="00915696" w:rsidRDefault="00062CF0" w:rsidP="00062CF0">
            <w:pPr>
              <w:rPr>
                <w:color w:val="000000" w:themeColor="text1"/>
                <w:lang w:eastAsia="es-ES"/>
              </w:rPr>
            </w:pPr>
            <w:r w:rsidRPr="00915696">
              <w:rPr>
                <w:color w:val="000000" w:themeColor="text1"/>
                <w:lang w:eastAsia="es-ES"/>
              </w:rPr>
              <w:t>Usuario de seguridad</w:t>
            </w:r>
          </w:p>
        </w:tc>
      </w:tr>
      <w:tr w:rsidR="00062CF0" w:rsidRPr="00915696" w14:paraId="7A1D9092" w14:textId="77777777" w:rsidTr="00406852">
        <w:tc>
          <w:tcPr>
            <w:tcW w:w="3628" w:type="dxa"/>
          </w:tcPr>
          <w:p w14:paraId="5EB3072E" w14:textId="77777777" w:rsidR="00062CF0" w:rsidRPr="00915696" w:rsidRDefault="00F9318D" w:rsidP="00062CF0">
            <w:pPr>
              <w:rPr>
                <w:color w:val="000000" w:themeColor="text1"/>
                <w:lang w:eastAsia="es-ES"/>
              </w:rPr>
            </w:pPr>
            <w:r w:rsidRPr="00915696">
              <w:rPr>
                <w:color w:val="000000" w:themeColor="text1"/>
                <w:lang w:eastAsia="es-ES"/>
              </w:rPr>
              <w:t>C</w:t>
            </w:r>
            <w:r w:rsidR="00062CF0" w:rsidRPr="00915696">
              <w:rPr>
                <w:color w:val="000000" w:themeColor="text1"/>
                <w:lang w:eastAsia="es-ES"/>
              </w:rPr>
              <w:t>lave</w:t>
            </w:r>
          </w:p>
        </w:tc>
        <w:tc>
          <w:tcPr>
            <w:tcW w:w="1381" w:type="dxa"/>
          </w:tcPr>
          <w:p w14:paraId="15275C0F" w14:textId="77777777" w:rsidR="00062CF0" w:rsidRPr="00915696" w:rsidRDefault="00062CF0" w:rsidP="00062CF0">
            <w:pPr>
              <w:rPr>
                <w:color w:val="000000" w:themeColor="text1"/>
                <w:lang w:eastAsia="es-ES"/>
              </w:rPr>
            </w:pPr>
            <w:r w:rsidRPr="00915696">
              <w:rPr>
                <w:color w:val="000000" w:themeColor="text1"/>
                <w:lang w:eastAsia="es-ES"/>
              </w:rPr>
              <w:t>string</w:t>
            </w:r>
          </w:p>
        </w:tc>
        <w:tc>
          <w:tcPr>
            <w:tcW w:w="3604" w:type="dxa"/>
          </w:tcPr>
          <w:p w14:paraId="220377F4" w14:textId="77777777" w:rsidR="00062CF0" w:rsidRPr="00915696" w:rsidRDefault="00062CF0" w:rsidP="00062CF0">
            <w:pPr>
              <w:rPr>
                <w:color w:val="000000" w:themeColor="text1"/>
                <w:lang w:eastAsia="es-ES"/>
              </w:rPr>
            </w:pPr>
            <w:r w:rsidRPr="00915696">
              <w:rPr>
                <w:color w:val="000000" w:themeColor="text1"/>
                <w:lang w:eastAsia="es-ES"/>
              </w:rPr>
              <w:t>Clave de seguridad</w:t>
            </w:r>
          </w:p>
        </w:tc>
      </w:tr>
      <w:tr w:rsidR="00062CF0" w:rsidRPr="00915696" w14:paraId="69F8970E" w14:textId="77777777" w:rsidTr="00406852">
        <w:tc>
          <w:tcPr>
            <w:tcW w:w="3628" w:type="dxa"/>
          </w:tcPr>
          <w:p w14:paraId="5B403570" w14:textId="77777777" w:rsidR="00062CF0" w:rsidRPr="00915696" w:rsidRDefault="00062CF0" w:rsidP="00062CF0">
            <w:pPr>
              <w:rPr>
                <w:color w:val="000000" w:themeColor="text1"/>
                <w:lang w:eastAsia="es-ES"/>
              </w:rPr>
            </w:pPr>
            <w:r>
              <w:rPr>
                <w:color w:val="000000" w:themeColor="text1"/>
                <w:lang w:eastAsia="es-ES"/>
              </w:rPr>
              <w:t>codigoLineaParada</w:t>
            </w:r>
          </w:p>
        </w:tc>
        <w:tc>
          <w:tcPr>
            <w:tcW w:w="1381" w:type="dxa"/>
          </w:tcPr>
          <w:p w14:paraId="494EE207" w14:textId="77777777" w:rsidR="00062CF0" w:rsidRPr="00915696" w:rsidRDefault="00062CF0" w:rsidP="00062CF0">
            <w:pPr>
              <w:rPr>
                <w:color w:val="000000" w:themeColor="text1"/>
                <w:lang w:eastAsia="es-ES"/>
              </w:rPr>
            </w:pPr>
            <w:r>
              <w:rPr>
                <w:color w:val="000000" w:themeColor="text1"/>
                <w:lang w:eastAsia="es-ES"/>
              </w:rPr>
              <w:t>int</w:t>
            </w:r>
          </w:p>
        </w:tc>
        <w:tc>
          <w:tcPr>
            <w:tcW w:w="3604" w:type="dxa"/>
          </w:tcPr>
          <w:p w14:paraId="7242064C" w14:textId="77777777" w:rsidR="00062CF0" w:rsidRPr="00915696" w:rsidRDefault="00062CF0" w:rsidP="00062CF0">
            <w:pPr>
              <w:rPr>
                <w:color w:val="000000" w:themeColor="text1"/>
                <w:lang w:eastAsia="es-ES"/>
              </w:rPr>
            </w:pPr>
            <w:r>
              <w:rPr>
                <w:color w:val="000000" w:themeColor="text1"/>
                <w:lang w:eastAsia="es-ES"/>
              </w:rPr>
              <w:t>Código de línea parada</w:t>
            </w:r>
          </w:p>
        </w:tc>
      </w:tr>
      <w:tr w:rsidR="00062CF0" w:rsidRPr="00915696" w14:paraId="1C35490C" w14:textId="77777777" w:rsidTr="00406852">
        <w:tc>
          <w:tcPr>
            <w:tcW w:w="3628" w:type="dxa"/>
          </w:tcPr>
          <w:p w14:paraId="00C7E143" w14:textId="77777777" w:rsidR="00062CF0" w:rsidRPr="00915696" w:rsidRDefault="00062CF0" w:rsidP="00062CF0">
            <w:pPr>
              <w:rPr>
                <w:rFonts w:eastAsia="Times New Roman" w:cs="Arial"/>
                <w:color w:val="000000" w:themeColor="text1"/>
                <w:lang w:eastAsia="es-ES"/>
              </w:rPr>
            </w:pPr>
            <w:r w:rsidRPr="00AD63E8">
              <w:rPr>
                <w:rFonts w:eastAsia="Times New Roman" w:cs="Arial"/>
                <w:color w:val="000000" w:themeColor="text1"/>
                <w:lang w:eastAsia="es-ES"/>
              </w:rPr>
              <w:t>isSubLinea</w:t>
            </w:r>
          </w:p>
        </w:tc>
        <w:tc>
          <w:tcPr>
            <w:tcW w:w="1381" w:type="dxa"/>
          </w:tcPr>
          <w:p w14:paraId="0F196D68" w14:textId="77777777" w:rsidR="00062CF0" w:rsidRPr="00915696" w:rsidRDefault="00062CF0" w:rsidP="00062CF0">
            <w:pPr>
              <w:rPr>
                <w:rFonts w:eastAsia="Times New Roman" w:cs="Arial"/>
                <w:color w:val="000000" w:themeColor="text1"/>
                <w:lang w:eastAsia="es-ES"/>
              </w:rPr>
            </w:pPr>
            <w:r>
              <w:rPr>
                <w:rFonts w:eastAsia="Times New Roman" w:cs="Arial"/>
                <w:color w:val="000000" w:themeColor="text1"/>
                <w:lang w:eastAsia="es-ES"/>
              </w:rPr>
              <w:t>boolean</w:t>
            </w:r>
          </w:p>
        </w:tc>
        <w:tc>
          <w:tcPr>
            <w:tcW w:w="3604" w:type="dxa"/>
          </w:tcPr>
          <w:p w14:paraId="5D86ECBF" w14:textId="77777777" w:rsidR="00062CF0" w:rsidRPr="00915696" w:rsidRDefault="00062CF0" w:rsidP="00062CF0">
            <w:pPr>
              <w:rPr>
                <w:rFonts w:eastAsia="Times New Roman" w:cs="Arial"/>
                <w:color w:val="000000" w:themeColor="text1"/>
                <w:lang w:eastAsia="es-ES"/>
              </w:rPr>
            </w:pPr>
            <w:r w:rsidRPr="00AD63E8">
              <w:rPr>
                <w:rFonts w:eastAsia="Times New Roman" w:cs="Arial"/>
                <w:color w:val="000000" w:themeColor="text1"/>
                <w:lang w:eastAsia="es-ES"/>
              </w:rPr>
              <w:t>Setear este valor en 1 si es subLinea</w:t>
            </w:r>
            <w:r>
              <w:rPr>
                <w:rFonts w:eastAsia="Times New Roman" w:cs="Arial"/>
                <w:color w:val="000000" w:themeColor="text1"/>
                <w:lang w:eastAsia="es-ES"/>
              </w:rPr>
              <w:t>, de lo contrario en 0.</w:t>
            </w:r>
          </w:p>
        </w:tc>
      </w:tr>
    </w:tbl>
    <w:p w14:paraId="43401193" w14:textId="77777777" w:rsidR="00062CF0" w:rsidRPr="00915696" w:rsidRDefault="00062CF0" w:rsidP="00062CF0">
      <w:pPr>
        <w:rPr>
          <w:color w:val="000000" w:themeColor="text1"/>
          <w:lang w:val="es-ES" w:eastAsia="es-ES"/>
        </w:rPr>
      </w:pPr>
    </w:p>
    <w:p w14:paraId="0BEF016F" w14:textId="77777777" w:rsidR="00062CF0" w:rsidRDefault="00062CF0" w:rsidP="00062CF0">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devuelve:</w:t>
      </w:r>
      <w:r>
        <w:rPr>
          <w:rFonts w:eastAsia="Times New Roman" w:cstheme="majorBidi"/>
          <w:b/>
          <w:bCs/>
          <w:i/>
          <w:color w:val="000000" w:themeColor="text1"/>
          <w:lang w:val="es-ES" w:eastAsia="es-ES"/>
        </w:rPr>
        <w:t xml:space="preserve"> string</w:t>
      </w:r>
    </w:p>
    <w:p w14:paraId="6B16A84F" w14:textId="77777777" w:rsidR="0031155B" w:rsidRPr="00BC22A4" w:rsidRDefault="0031155B" w:rsidP="0031155B">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Array ‘</w:t>
      </w:r>
      <w:r>
        <w:rPr>
          <w:rFonts w:eastAsia="Times New Roman" w:cstheme="majorBidi"/>
          <w:bCs/>
          <w:color w:val="000000" w:themeColor="text1"/>
          <w:lang w:val="es-ES" w:eastAsia="es-ES"/>
        </w:rPr>
        <w:t>Puntos’</w:t>
      </w:r>
      <w:r w:rsidRPr="00BC22A4">
        <w:rPr>
          <w:rFonts w:eastAsia="Times New Roman" w:cstheme="majorBidi"/>
          <w:bCs/>
          <w:color w:val="000000" w:themeColor="text1"/>
          <w:lang w:val="es-ES" w:eastAsia="es-ES"/>
        </w:rPr>
        <w:t>:</w:t>
      </w:r>
    </w:p>
    <w:p w14:paraId="5F43C640" w14:textId="77777777" w:rsidR="0031155B" w:rsidRDefault="0031155B" w:rsidP="0031155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Descripción bandera</w:t>
      </w:r>
    </w:p>
    <w:p w14:paraId="46196023" w14:textId="77777777" w:rsidR="0031155B" w:rsidRDefault="0031155B" w:rsidP="0031155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Latitud</w:t>
      </w:r>
    </w:p>
    <w:p w14:paraId="568A0537" w14:textId="77777777" w:rsidR="0031155B" w:rsidRPr="00773244" w:rsidRDefault="0031155B" w:rsidP="0031155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Longitud</w:t>
      </w:r>
    </w:p>
    <w:p w14:paraId="07F6FB68" w14:textId="77777777" w:rsidR="0031155B" w:rsidRPr="00460F02" w:rsidRDefault="0031155B" w:rsidP="0031155B">
      <w:pPr>
        <w:spacing w:before="136" w:after="100" w:afterAutospacing="1" w:line="240" w:lineRule="auto"/>
        <w:rPr>
          <w:i/>
        </w:rPr>
      </w:pPr>
      <w:r w:rsidRPr="00460F02">
        <w:rPr>
          <w:b/>
          <w:i/>
          <w:u w:val="single"/>
        </w:rPr>
        <w:t xml:space="preserve">Devoluciones con error: </w:t>
      </w:r>
    </w:p>
    <w:p w14:paraId="291771E4" w14:textId="77777777" w:rsidR="0031155B" w:rsidRPr="004877A4" w:rsidRDefault="0031155B" w:rsidP="0031155B">
      <w:pPr>
        <w:pStyle w:val="Prrafodelista"/>
        <w:numPr>
          <w:ilvl w:val="0"/>
          <w:numId w:val="15"/>
        </w:numPr>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-1|No</w:t>
      </w:r>
      <w:r>
        <w:rPr>
          <w:rFonts w:eastAsia="Times New Roman" w:cs="Arial"/>
          <w:color w:val="222222"/>
          <w:lang w:eastAsia="es-ES"/>
        </w:rPr>
        <w:t xml:space="preserve"> e</w:t>
      </w:r>
      <w:r w:rsidRPr="004877A4">
        <w:rPr>
          <w:rFonts w:eastAsia="Times New Roman" w:cs="Arial"/>
          <w:color w:val="222222"/>
          <w:lang w:eastAsia="es-ES"/>
        </w:rPr>
        <w:t>xisten</w:t>
      </w:r>
      <w:r>
        <w:rPr>
          <w:rFonts w:eastAsia="Times New Roman" w:cs="Arial"/>
          <w:color w:val="222222"/>
          <w:lang w:eastAsia="es-ES"/>
        </w:rPr>
        <w:t xml:space="preserve"> recorridos para esa línea parada</w:t>
      </w:r>
    </w:p>
    <w:p w14:paraId="0378F8A5" w14:textId="77777777" w:rsidR="0031155B" w:rsidRDefault="0031155B" w:rsidP="0031155B">
      <w:pPr>
        <w:pStyle w:val="Prrafodelista"/>
        <w:numPr>
          <w:ilvl w:val="0"/>
          <w:numId w:val="15"/>
        </w:numPr>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w:t>
      </w:r>
      <w:r>
        <w:rPr>
          <w:rFonts w:eastAsia="Times New Roman" w:cs="Arial"/>
          <w:color w:val="222222"/>
          <w:lang w:eastAsia="es-ES"/>
        </w:rPr>
        <w:t>8|</w:t>
      </w:r>
      <w:r w:rsidRPr="004877A4">
        <w:rPr>
          <w:rFonts w:eastAsia="Times New Roman" w:cs="Arial"/>
          <w:color w:val="222222"/>
          <w:lang w:eastAsia="es-ES"/>
        </w:rPr>
        <w:t>ErrorDeLogueo</w:t>
      </w:r>
    </w:p>
    <w:p w14:paraId="52E789FD" w14:textId="77777777" w:rsidR="00C53AD9" w:rsidRDefault="00C53AD9" w:rsidP="00634233">
      <w:pPr>
        <w:pStyle w:val="Prrafodelista"/>
        <w:shd w:val="clear" w:color="auto" w:fill="FFFFFF"/>
        <w:spacing w:after="0" w:line="240" w:lineRule="auto"/>
        <w:ind w:left="1440"/>
        <w:rPr>
          <w:rFonts w:eastAsia="Times New Roman" w:cs="Arial"/>
          <w:color w:val="222222"/>
          <w:lang w:eastAsia="es-ES"/>
        </w:rPr>
      </w:pPr>
    </w:p>
    <w:p w14:paraId="17A583A8" w14:textId="77777777" w:rsidR="00494EC5" w:rsidRDefault="00494EC5" w:rsidP="0031155B">
      <w:pPr>
        <w:pStyle w:val="Prrafodelista"/>
        <w:keepNext/>
        <w:keepLines/>
        <w:spacing w:before="200" w:after="0"/>
        <w:outlineLvl w:val="2"/>
        <w:rPr>
          <w:color w:val="000000" w:themeColor="text1"/>
          <w:lang w:val="es-ES" w:eastAsia="es-ES"/>
        </w:rPr>
      </w:pPr>
    </w:p>
    <w:p w14:paraId="43B88837" w14:textId="77777777" w:rsidR="00F9318D" w:rsidRPr="00061C93" w:rsidRDefault="00F9318D" w:rsidP="00061C93">
      <w:pPr>
        <w:pStyle w:val="Prrafodelista"/>
        <w:keepNext/>
        <w:keepLines/>
        <w:numPr>
          <w:ilvl w:val="0"/>
          <w:numId w:val="22"/>
        </w:numPr>
        <w:spacing w:before="200" w:after="0"/>
        <w:outlineLvl w:val="2"/>
        <w:rPr>
          <w:rFonts w:ascii="Verdana" w:hAnsi="Verdana"/>
          <w:b/>
          <w:color w:val="548DD4" w:themeColor="text2" w:themeTint="99"/>
          <w:sz w:val="24"/>
          <w:szCs w:val="24"/>
        </w:rPr>
      </w:pPr>
      <w:hyperlink r:id="rId29" w:history="1">
        <w:r w:rsidRPr="00061C93">
          <w:rPr>
            <w:rStyle w:val="Hipervnculo"/>
            <w:rFonts w:ascii="Verdana" w:hAnsi="Verdana"/>
            <w:b/>
            <w:color w:val="548DD4" w:themeColor="text2" w:themeTint="99"/>
            <w:sz w:val="24"/>
            <w:szCs w:val="24"/>
            <w:u w:val="none"/>
          </w:rPr>
          <w:t>RecuperarBanderasEnFuncionamiento</w:t>
        </w:r>
      </w:hyperlink>
    </w:p>
    <w:p w14:paraId="194E8B10" w14:textId="77777777" w:rsidR="00F9318D" w:rsidRPr="00F214E5" w:rsidRDefault="00F9318D" w:rsidP="00F9318D">
      <w:pPr>
        <w:keepNext/>
        <w:keepLines/>
        <w:spacing w:before="200" w:after="0"/>
        <w:outlineLvl w:val="2"/>
        <w:rPr>
          <w:lang w:val="es-ES" w:eastAsia="es-ES"/>
        </w:rPr>
      </w:pPr>
      <w:r w:rsidRPr="00F214E5">
        <w:rPr>
          <w:rFonts w:eastAsia="Times New Roman" w:cstheme="majorBidi"/>
          <w:b/>
          <w:bCs/>
          <w:i/>
          <w:lang w:val="es-ES" w:eastAsia="es-ES"/>
        </w:rPr>
        <w:t>Detalle</w:t>
      </w:r>
      <w:r w:rsidRPr="00F214E5">
        <w:rPr>
          <w:rFonts w:eastAsia="Times New Roman" w:cstheme="majorBidi"/>
          <w:b/>
          <w:bCs/>
          <w:lang w:val="es-ES" w:eastAsia="es-ES"/>
        </w:rPr>
        <w:t>:</w:t>
      </w:r>
      <w:r w:rsidRPr="00F214E5">
        <w:rPr>
          <w:lang w:val="es-ES" w:eastAsia="es-ES"/>
        </w:rPr>
        <w:t xml:space="preserve"> </w:t>
      </w:r>
      <w:r>
        <w:rPr>
          <w:lang w:val="es-ES" w:eastAsia="es-ES"/>
        </w:rPr>
        <w:t>Devuelve los datos de las banderas con las que hay coches logueados en ese momento para las empresas pertenecientes a la entidad que recibe como parámetro.</w:t>
      </w:r>
    </w:p>
    <w:p w14:paraId="7539998F" w14:textId="77777777" w:rsidR="00F9318D" w:rsidRDefault="00F9318D" w:rsidP="00F9318D">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recibe:</w:t>
      </w:r>
    </w:p>
    <w:p w14:paraId="3DC4FE5B" w14:textId="77777777" w:rsidR="00F9318D" w:rsidRDefault="00F9318D" w:rsidP="00F9318D">
      <w:pPr>
        <w:keepNext/>
        <w:keepLines/>
        <w:spacing w:before="200" w:after="0"/>
        <w:outlineLvl w:val="2"/>
        <w:rPr>
          <w:rFonts w:eastAsia="Times New Roman" w:cstheme="majorBidi"/>
          <w:b/>
          <w:bCs/>
          <w:i/>
          <w:color w:val="000000" w:themeColor="text1"/>
          <w:lang w:val="es-ES" w:eastAsia="es-ES"/>
        </w:rPr>
      </w:pPr>
    </w:p>
    <w:tbl>
      <w:tblPr>
        <w:tblStyle w:val="Tablaconcuadrcula"/>
        <w:tblW w:w="0" w:type="auto"/>
        <w:jc w:val="center"/>
        <w:tblLook w:val="04A0" w:firstRow="1" w:lastRow="0" w:firstColumn="1" w:lastColumn="0" w:noHBand="0" w:noVBand="1"/>
      </w:tblPr>
      <w:tblGrid>
        <w:gridCol w:w="2777"/>
        <w:gridCol w:w="3343"/>
      </w:tblGrid>
      <w:tr w:rsidR="00F9318D" w:rsidRPr="004A3BD3" w14:paraId="7DD42046" w14:textId="77777777" w:rsidTr="00656F3D">
        <w:trPr>
          <w:jc w:val="center"/>
        </w:trPr>
        <w:tc>
          <w:tcPr>
            <w:tcW w:w="2777" w:type="dxa"/>
            <w:shd w:val="clear" w:color="auto" w:fill="B8CCE4" w:themeFill="accent1" w:themeFillTint="66"/>
          </w:tcPr>
          <w:p w14:paraId="495EC931" w14:textId="77777777" w:rsidR="00F9318D" w:rsidRPr="004A3BD3" w:rsidRDefault="00F9318D" w:rsidP="00656F3D">
            <w:pPr>
              <w:pStyle w:val="Default"/>
              <w:jc w:val="center"/>
              <w:rPr>
                <w:rFonts w:asciiTheme="minorHAnsi" w:hAnsiTheme="minorHAnsi"/>
                <w:b/>
                <w:color w:val="365F91" w:themeColor="accent1" w:themeShade="BF"/>
                <w:sz w:val="22"/>
                <w:szCs w:val="22"/>
              </w:rPr>
            </w:pPr>
            <w:r w:rsidRPr="004A3BD3">
              <w:rPr>
                <w:rFonts w:asciiTheme="minorHAnsi" w:hAnsiTheme="minorHAnsi"/>
                <w:b/>
                <w:color w:val="365F91" w:themeColor="accent1" w:themeShade="BF"/>
                <w:sz w:val="22"/>
                <w:szCs w:val="22"/>
              </w:rPr>
              <w:t>Parámetro</w:t>
            </w:r>
          </w:p>
        </w:tc>
        <w:tc>
          <w:tcPr>
            <w:tcW w:w="3343" w:type="dxa"/>
            <w:shd w:val="clear" w:color="auto" w:fill="B8CCE4" w:themeFill="accent1" w:themeFillTint="66"/>
          </w:tcPr>
          <w:p w14:paraId="5459385D" w14:textId="77777777" w:rsidR="00F9318D" w:rsidRPr="004A3BD3" w:rsidRDefault="00F9318D" w:rsidP="00656F3D">
            <w:pPr>
              <w:pStyle w:val="Default"/>
              <w:jc w:val="center"/>
              <w:rPr>
                <w:rFonts w:asciiTheme="minorHAnsi" w:hAnsiTheme="minorHAnsi"/>
                <w:b/>
                <w:color w:val="365F91" w:themeColor="accent1" w:themeShade="BF"/>
                <w:sz w:val="22"/>
                <w:szCs w:val="22"/>
              </w:rPr>
            </w:pPr>
            <w:r w:rsidRPr="004A3BD3">
              <w:rPr>
                <w:rFonts w:asciiTheme="minorHAnsi" w:hAnsiTheme="minorHAnsi"/>
                <w:b/>
                <w:color w:val="365F91" w:themeColor="accent1" w:themeShade="BF"/>
                <w:sz w:val="22"/>
                <w:szCs w:val="22"/>
              </w:rPr>
              <w:t xml:space="preserve">Tipo </w:t>
            </w:r>
          </w:p>
        </w:tc>
      </w:tr>
      <w:tr w:rsidR="00F9318D" w:rsidRPr="009A21A9" w14:paraId="01194014" w14:textId="77777777" w:rsidTr="00656F3D">
        <w:trPr>
          <w:trHeight w:val="247"/>
          <w:jc w:val="center"/>
        </w:trPr>
        <w:tc>
          <w:tcPr>
            <w:tcW w:w="2777" w:type="dxa"/>
          </w:tcPr>
          <w:p w14:paraId="4DE70B20" w14:textId="77777777" w:rsidR="00F9318D" w:rsidRPr="009A21A9" w:rsidRDefault="00F9318D" w:rsidP="00656F3D">
            <w:pPr>
              <w:pStyle w:val="Default"/>
              <w:spacing w:after="4"/>
              <w:jc w:val="center"/>
              <w:rPr>
                <w:rFonts w:asciiTheme="minorHAnsi" w:hAnsiTheme="minorHAnsi"/>
                <w:sz w:val="22"/>
                <w:szCs w:val="22"/>
              </w:rPr>
            </w:pPr>
            <w:r w:rsidRPr="009A21A9">
              <w:rPr>
                <w:rFonts w:asciiTheme="minorHAnsi" w:hAnsiTheme="minorHAnsi"/>
                <w:sz w:val="22"/>
                <w:szCs w:val="22"/>
              </w:rPr>
              <w:t>Usuario</w:t>
            </w:r>
          </w:p>
        </w:tc>
        <w:tc>
          <w:tcPr>
            <w:tcW w:w="3343" w:type="dxa"/>
          </w:tcPr>
          <w:p w14:paraId="33A2A178" w14:textId="77777777" w:rsidR="00F9318D" w:rsidRPr="009A21A9" w:rsidRDefault="00F9318D" w:rsidP="00656F3D">
            <w:pPr>
              <w:pStyle w:val="Default"/>
              <w:jc w:val="center"/>
              <w:rPr>
                <w:rFonts w:asciiTheme="minorHAnsi" w:hAnsiTheme="minorHAnsi"/>
                <w:sz w:val="22"/>
                <w:szCs w:val="22"/>
              </w:rPr>
            </w:pPr>
            <w:r w:rsidRPr="009A21A9">
              <w:rPr>
                <w:rFonts w:asciiTheme="minorHAnsi" w:hAnsiTheme="minorHAnsi"/>
                <w:sz w:val="22"/>
                <w:szCs w:val="22"/>
              </w:rPr>
              <w:t>string</w:t>
            </w:r>
          </w:p>
        </w:tc>
      </w:tr>
      <w:tr w:rsidR="00F9318D" w:rsidRPr="009A21A9" w14:paraId="2186D98E" w14:textId="77777777" w:rsidTr="00656F3D">
        <w:trPr>
          <w:jc w:val="center"/>
        </w:trPr>
        <w:tc>
          <w:tcPr>
            <w:tcW w:w="2777" w:type="dxa"/>
          </w:tcPr>
          <w:p w14:paraId="40BBFDAE" w14:textId="77777777" w:rsidR="00F9318D" w:rsidRPr="009A21A9" w:rsidRDefault="00F9318D" w:rsidP="00656F3D">
            <w:pPr>
              <w:pStyle w:val="Default"/>
              <w:spacing w:after="4"/>
              <w:jc w:val="center"/>
              <w:rPr>
                <w:rFonts w:asciiTheme="minorHAnsi" w:hAnsiTheme="minorHAnsi"/>
                <w:sz w:val="22"/>
                <w:szCs w:val="22"/>
              </w:rPr>
            </w:pPr>
            <w:r w:rsidRPr="009A21A9">
              <w:rPr>
                <w:rFonts w:asciiTheme="minorHAnsi" w:hAnsiTheme="minorHAnsi"/>
                <w:sz w:val="22"/>
                <w:szCs w:val="22"/>
              </w:rPr>
              <w:t>Clave</w:t>
            </w:r>
          </w:p>
        </w:tc>
        <w:tc>
          <w:tcPr>
            <w:tcW w:w="3343" w:type="dxa"/>
          </w:tcPr>
          <w:p w14:paraId="06FFE1D2" w14:textId="77777777" w:rsidR="00F9318D" w:rsidRPr="009A21A9" w:rsidRDefault="00F9318D" w:rsidP="00656F3D">
            <w:pPr>
              <w:pStyle w:val="Default"/>
              <w:jc w:val="center"/>
              <w:rPr>
                <w:rFonts w:asciiTheme="minorHAnsi" w:hAnsiTheme="minorHAnsi"/>
                <w:sz w:val="22"/>
                <w:szCs w:val="22"/>
              </w:rPr>
            </w:pPr>
            <w:r w:rsidRPr="009A21A9">
              <w:rPr>
                <w:rFonts w:asciiTheme="minorHAnsi" w:hAnsiTheme="minorHAnsi"/>
                <w:sz w:val="22"/>
                <w:szCs w:val="22"/>
              </w:rPr>
              <w:t>string</w:t>
            </w:r>
          </w:p>
        </w:tc>
      </w:tr>
      <w:tr w:rsidR="00F9318D" w:rsidRPr="009A21A9" w14:paraId="4FB14E44" w14:textId="77777777" w:rsidTr="00656F3D">
        <w:trPr>
          <w:jc w:val="center"/>
        </w:trPr>
        <w:tc>
          <w:tcPr>
            <w:tcW w:w="2777" w:type="dxa"/>
          </w:tcPr>
          <w:p w14:paraId="4D54F321" w14:textId="77777777" w:rsidR="00F9318D" w:rsidRPr="009A21A9" w:rsidRDefault="00F9318D" w:rsidP="00656F3D">
            <w:pPr>
              <w:pStyle w:val="Default"/>
              <w:spacing w:after="4"/>
              <w:jc w:val="center"/>
              <w:rPr>
                <w:rFonts w:asciiTheme="minorHAnsi" w:hAnsiTheme="minorHAnsi"/>
                <w:sz w:val="22"/>
                <w:szCs w:val="22"/>
              </w:rPr>
            </w:pPr>
            <w:r w:rsidRPr="009A21A9">
              <w:rPr>
                <w:rFonts w:asciiTheme="minorHAnsi" w:hAnsiTheme="minorHAnsi"/>
                <w:sz w:val="22"/>
                <w:szCs w:val="22"/>
              </w:rPr>
              <w:t>codigoEntidad</w:t>
            </w:r>
          </w:p>
        </w:tc>
        <w:tc>
          <w:tcPr>
            <w:tcW w:w="3343" w:type="dxa"/>
          </w:tcPr>
          <w:p w14:paraId="4F000AF6" w14:textId="77777777" w:rsidR="00F9318D" w:rsidRPr="009A21A9" w:rsidRDefault="00F9318D" w:rsidP="00F9318D">
            <w:pPr>
              <w:pStyle w:val="Default"/>
              <w:jc w:val="center"/>
              <w:rPr>
                <w:rFonts w:asciiTheme="minorHAnsi" w:hAnsiTheme="minorHAnsi"/>
                <w:sz w:val="22"/>
                <w:szCs w:val="22"/>
              </w:rPr>
            </w:pPr>
            <w:r w:rsidRPr="009A21A9">
              <w:rPr>
                <w:rFonts w:asciiTheme="minorHAnsi" w:hAnsiTheme="minorHAnsi"/>
                <w:sz w:val="22"/>
                <w:szCs w:val="22"/>
              </w:rPr>
              <w:t>Int</w:t>
            </w:r>
          </w:p>
        </w:tc>
      </w:tr>
    </w:tbl>
    <w:p w14:paraId="60146ACE" w14:textId="77777777" w:rsidR="00F9318D" w:rsidDel="00F9318D" w:rsidRDefault="00F9318D" w:rsidP="00F9318D">
      <w:pPr>
        <w:pStyle w:val="Prrafodelista"/>
        <w:keepNext/>
        <w:keepLines/>
        <w:spacing w:before="200" w:after="0"/>
        <w:outlineLvl w:val="2"/>
        <w:rPr>
          <w:del w:id="4" w:author="aruiz" w:date="2019-01-17T11:22:00Z"/>
          <w:color w:val="000000" w:themeColor="text1"/>
          <w:lang w:val="es-ES" w:eastAsia="es-ES"/>
        </w:rPr>
      </w:pPr>
    </w:p>
    <w:p w14:paraId="0A525474" w14:textId="77777777" w:rsidR="00F9318D" w:rsidRDefault="00F9318D" w:rsidP="00F9318D">
      <w:pPr>
        <w:pStyle w:val="Default"/>
        <w:numPr>
          <w:ilvl w:val="1"/>
          <w:numId w:val="20"/>
        </w:numPr>
        <w:rPr>
          <w:rFonts w:asciiTheme="minorHAnsi" w:hAnsiTheme="minorHAnsi"/>
          <w:b/>
          <w:sz w:val="22"/>
          <w:szCs w:val="22"/>
        </w:rPr>
      </w:pPr>
      <w:r w:rsidRPr="00ED0584">
        <w:rPr>
          <w:rFonts w:asciiTheme="minorHAnsi" w:hAnsiTheme="minorHAnsi"/>
          <w:b/>
          <w:sz w:val="22"/>
          <w:szCs w:val="22"/>
        </w:rPr>
        <w:t>Retorno</w:t>
      </w:r>
    </w:p>
    <w:p w14:paraId="137EA409" w14:textId="77777777" w:rsidR="00F9318D" w:rsidRPr="002A27C7" w:rsidRDefault="00F9318D" w:rsidP="00F9318D">
      <w:pPr>
        <w:pStyle w:val="Default"/>
        <w:ind w:left="1080"/>
        <w:rPr>
          <w:rFonts w:asciiTheme="minorHAnsi" w:hAnsiTheme="minorHAnsi"/>
          <w:sz w:val="22"/>
          <w:szCs w:val="22"/>
        </w:rPr>
      </w:pPr>
      <w:r w:rsidRPr="002A27C7">
        <w:rPr>
          <w:rFonts w:asciiTheme="minorHAnsi" w:hAnsiTheme="minorHAnsi"/>
          <w:sz w:val="22"/>
          <w:szCs w:val="22"/>
        </w:rPr>
        <w:t>String con formato Json</w:t>
      </w:r>
    </w:p>
    <w:p w14:paraId="7C67A217" w14:textId="77777777" w:rsidR="00F9318D" w:rsidRDefault="00F9318D" w:rsidP="00F9318D">
      <w:pPr>
        <w:pStyle w:val="Default"/>
        <w:rPr>
          <w:rFonts w:asciiTheme="minorHAnsi" w:hAnsiTheme="minorHAnsi"/>
          <w:sz w:val="22"/>
          <w:szCs w:val="22"/>
        </w:rPr>
      </w:pPr>
    </w:p>
    <w:p w14:paraId="2EC24EBB" w14:textId="77777777" w:rsidR="00F9318D" w:rsidRDefault="00F9318D" w:rsidP="00F9318D">
      <w:pPr>
        <w:pStyle w:val="Default"/>
        <w:rPr>
          <w:rFonts w:asciiTheme="minorHAnsi" w:hAnsiTheme="minorHAnsi"/>
          <w:sz w:val="22"/>
          <w:szCs w:val="22"/>
        </w:rPr>
      </w:pPr>
    </w:p>
    <w:p w14:paraId="6F5337DE" w14:textId="77777777" w:rsidR="00F9318D" w:rsidRDefault="00F9318D" w:rsidP="00F9318D">
      <w:pPr>
        <w:pStyle w:val="Default"/>
        <w:rPr>
          <w:rFonts w:asciiTheme="minorHAnsi" w:hAnsiTheme="minorHAnsi"/>
          <w:sz w:val="22"/>
          <w:szCs w:val="22"/>
        </w:rPr>
      </w:pPr>
    </w:p>
    <w:p w14:paraId="66933AFA" w14:textId="77777777" w:rsidR="00F9318D" w:rsidRPr="00EC6E30" w:rsidRDefault="00F9318D" w:rsidP="00F9318D">
      <w:pPr>
        <w:pStyle w:val="Default"/>
        <w:rPr>
          <w:rFonts w:asciiTheme="minorHAnsi" w:hAnsiTheme="minorHAnsi"/>
          <w:sz w:val="22"/>
          <w:szCs w:val="22"/>
        </w:rPr>
      </w:pPr>
      <w:r>
        <w:rPr>
          <w:rFonts w:asciiTheme="minorHAnsi" w:hAnsiTheme="minorHAnsi"/>
          <w:sz w:val="22"/>
          <w:szCs w:val="22"/>
        </w:rPr>
        <w:t>Array b</w:t>
      </w:r>
      <w:r w:rsidRPr="00EC6E30">
        <w:rPr>
          <w:rFonts w:asciiTheme="minorHAnsi" w:hAnsiTheme="minorHAnsi"/>
          <w:sz w:val="22"/>
          <w:szCs w:val="22"/>
        </w:rPr>
        <w:t>anderas:</w:t>
      </w:r>
    </w:p>
    <w:p w14:paraId="394A8846" w14:textId="77777777" w:rsidR="00F9318D" w:rsidRPr="002A27C7" w:rsidRDefault="00F9318D" w:rsidP="00F9318D">
      <w:pPr>
        <w:numPr>
          <w:ilvl w:val="0"/>
          <w:numId w:val="21"/>
        </w:numPr>
        <w:shd w:val="clear" w:color="auto" w:fill="FFFFFF"/>
        <w:spacing w:before="100" w:beforeAutospacing="1" w:after="100" w:afterAutospacing="1" w:line="240" w:lineRule="auto"/>
        <w:ind w:left="839"/>
        <w:rPr>
          <w:rFonts w:eastAsia="Times New Roman" w:cs="Arial"/>
          <w:color w:val="222222"/>
          <w:lang w:eastAsia="es-ES"/>
        </w:rPr>
      </w:pPr>
      <w:r w:rsidRPr="002A27C7">
        <w:rPr>
          <w:rFonts w:eastAsia="Times New Roman" w:cs="Arial"/>
          <w:color w:val="222222"/>
          <w:lang w:eastAsia="es-ES"/>
        </w:rPr>
        <w:t>CodigoParada</w:t>
      </w:r>
    </w:p>
    <w:p w14:paraId="7B5ABE24" w14:textId="77777777" w:rsidR="00F9318D" w:rsidRPr="002A27C7" w:rsidRDefault="00F9318D" w:rsidP="00F9318D">
      <w:pPr>
        <w:numPr>
          <w:ilvl w:val="0"/>
          <w:numId w:val="21"/>
        </w:numPr>
        <w:shd w:val="clear" w:color="auto" w:fill="FFFFFF"/>
        <w:spacing w:before="100" w:beforeAutospacing="1" w:after="100" w:afterAutospacing="1" w:line="240" w:lineRule="auto"/>
        <w:ind w:left="839"/>
        <w:rPr>
          <w:rFonts w:eastAsia="Times New Roman" w:cs="Arial"/>
          <w:color w:val="222222"/>
          <w:lang w:eastAsia="es-ES"/>
        </w:rPr>
      </w:pPr>
      <w:r w:rsidRPr="002A27C7">
        <w:rPr>
          <w:rFonts w:eastAsia="Times New Roman" w:cs="Arial"/>
          <w:color w:val="222222"/>
          <w:lang w:eastAsia="es-ES"/>
        </w:rPr>
        <w:t>CodigoGenerada</w:t>
      </w:r>
    </w:p>
    <w:p w14:paraId="633D6DAD" w14:textId="77777777" w:rsidR="00F9318D" w:rsidRPr="002A27C7" w:rsidRDefault="00F9318D" w:rsidP="00F9318D">
      <w:pPr>
        <w:numPr>
          <w:ilvl w:val="0"/>
          <w:numId w:val="21"/>
        </w:numPr>
        <w:shd w:val="clear" w:color="auto" w:fill="FFFFFF"/>
        <w:spacing w:before="100" w:beforeAutospacing="1" w:after="100" w:afterAutospacing="1" w:line="240" w:lineRule="auto"/>
        <w:ind w:left="839"/>
        <w:rPr>
          <w:rFonts w:eastAsia="Times New Roman" w:cs="Arial"/>
          <w:color w:val="222222"/>
          <w:lang w:eastAsia="es-ES"/>
        </w:rPr>
      </w:pPr>
      <w:r w:rsidRPr="002A27C7">
        <w:rPr>
          <w:rFonts w:eastAsia="Times New Roman" w:cs="Arial"/>
          <w:color w:val="222222"/>
          <w:lang w:eastAsia="es-ES"/>
        </w:rPr>
        <w:t>CodigoEmpresa</w:t>
      </w:r>
    </w:p>
    <w:p w14:paraId="46A576C4" w14:textId="77777777" w:rsidR="00F9318D" w:rsidRPr="002A27C7" w:rsidRDefault="00F9318D" w:rsidP="00F9318D">
      <w:pPr>
        <w:numPr>
          <w:ilvl w:val="0"/>
          <w:numId w:val="21"/>
        </w:numPr>
        <w:shd w:val="clear" w:color="auto" w:fill="FFFFFF"/>
        <w:spacing w:before="100" w:beforeAutospacing="1" w:after="100" w:afterAutospacing="1" w:line="240" w:lineRule="auto"/>
        <w:ind w:left="839"/>
        <w:rPr>
          <w:rFonts w:eastAsia="Times New Roman" w:cs="Arial"/>
          <w:color w:val="222222"/>
          <w:lang w:eastAsia="es-ES"/>
        </w:rPr>
      </w:pPr>
      <w:r w:rsidRPr="002A27C7">
        <w:rPr>
          <w:rFonts w:eastAsia="Times New Roman" w:cs="Arial"/>
          <w:color w:val="222222"/>
          <w:lang w:eastAsia="es-ES"/>
        </w:rPr>
        <w:t>DescripcionCorta</w:t>
      </w:r>
    </w:p>
    <w:p w14:paraId="54CA0CC7" w14:textId="77777777" w:rsidR="00F9318D" w:rsidRPr="002A27C7" w:rsidRDefault="00F9318D" w:rsidP="00F9318D">
      <w:pPr>
        <w:numPr>
          <w:ilvl w:val="0"/>
          <w:numId w:val="21"/>
        </w:numPr>
        <w:shd w:val="clear" w:color="auto" w:fill="FFFFFF"/>
        <w:spacing w:before="100" w:beforeAutospacing="1" w:after="100" w:afterAutospacing="1" w:line="240" w:lineRule="auto"/>
        <w:ind w:left="839"/>
        <w:rPr>
          <w:rFonts w:eastAsia="Times New Roman" w:cs="Arial"/>
          <w:color w:val="222222"/>
          <w:lang w:eastAsia="es-ES"/>
        </w:rPr>
      </w:pPr>
      <w:r w:rsidRPr="002A27C7">
        <w:rPr>
          <w:rFonts w:eastAsia="Times New Roman" w:cs="Arial"/>
          <w:color w:val="222222"/>
          <w:lang w:eastAsia="es-ES"/>
        </w:rPr>
        <w:t>DescripcionLarga</w:t>
      </w:r>
    </w:p>
    <w:p w14:paraId="66590462" w14:textId="77777777" w:rsidR="00F9318D" w:rsidRDefault="00F9318D" w:rsidP="00F9318D">
      <w:pPr>
        <w:pStyle w:val="Default"/>
        <w:ind w:left="360"/>
        <w:rPr>
          <w:rFonts w:asciiTheme="minorHAnsi" w:hAnsiTheme="minorHAnsi"/>
          <w:sz w:val="22"/>
          <w:szCs w:val="22"/>
        </w:rPr>
      </w:pPr>
    </w:p>
    <w:p w14:paraId="000A187E" w14:textId="77777777" w:rsidR="00F9318D" w:rsidRDefault="00F9318D" w:rsidP="00F9318D">
      <w:pPr>
        <w:pStyle w:val="Default"/>
        <w:numPr>
          <w:ilvl w:val="1"/>
          <w:numId w:val="20"/>
        </w:numPr>
        <w:rPr>
          <w:rFonts w:asciiTheme="minorHAnsi" w:hAnsiTheme="minorHAnsi"/>
          <w:b/>
          <w:sz w:val="22"/>
          <w:szCs w:val="22"/>
        </w:rPr>
      </w:pPr>
      <w:r>
        <w:rPr>
          <w:rFonts w:asciiTheme="minorHAnsi" w:hAnsiTheme="minorHAnsi"/>
          <w:b/>
          <w:sz w:val="22"/>
          <w:szCs w:val="22"/>
        </w:rPr>
        <w:t>Otras devoluciones</w:t>
      </w:r>
    </w:p>
    <w:p w14:paraId="1E5A5B0A" w14:textId="77777777" w:rsidR="00F9318D" w:rsidRPr="00EA7924" w:rsidRDefault="00F9318D" w:rsidP="00F9318D">
      <w:pPr>
        <w:numPr>
          <w:ilvl w:val="0"/>
          <w:numId w:val="21"/>
        </w:numPr>
        <w:shd w:val="clear" w:color="auto" w:fill="FFFFFF"/>
        <w:spacing w:before="100" w:beforeAutospacing="1" w:after="100" w:afterAutospacing="1" w:line="240" w:lineRule="auto"/>
        <w:ind w:left="839"/>
        <w:rPr>
          <w:rFonts w:eastAsia="Times New Roman" w:cs="Arial"/>
          <w:color w:val="222222"/>
          <w:lang w:eastAsia="es-ES"/>
        </w:rPr>
      </w:pPr>
      <w:r>
        <w:rPr>
          <w:rFonts w:eastAsia="Times New Roman" w:cs="Arial"/>
          <w:color w:val="222222"/>
          <w:lang w:eastAsia="es-ES"/>
        </w:rPr>
        <w:t xml:space="preserve">  0|OK </w:t>
      </w:r>
    </w:p>
    <w:p w14:paraId="0B634A21" w14:textId="77777777" w:rsidR="00F9318D" w:rsidRPr="00EA7924" w:rsidRDefault="00F9318D" w:rsidP="00F9318D">
      <w:pPr>
        <w:numPr>
          <w:ilvl w:val="0"/>
          <w:numId w:val="21"/>
        </w:numPr>
        <w:shd w:val="clear" w:color="auto" w:fill="FFFFFF"/>
        <w:spacing w:before="100" w:beforeAutospacing="1" w:after="100" w:afterAutospacing="1" w:line="240" w:lineRule="auto"/>
        <w:ind w:left="839"/>
        <w:rPr>
          <w:rFonts w:eastAsia="Times New Roman" w:cs="Arial"/>
          <w:color w:val="222222"/>
          <w:lang w:eastAsia="es-ES"/>
        </w:rPr>
      </w:pPr>
      <w:r>
        <w:rPr>
          <w:rFonts w:eastAsia="Times New Roman" w:cs="Arial"/>
          <w:color w:val="222222"/>
          <w:lang w:eastAsia="es-ES"/>
        </w:rPr>
        <w:t>-1|</w:t>
      </w:r>
      <w:r w:rsidRPr="00EA7924">
        <w:rPr>
          <w:rFonts w:eastAsia="Times New Roman" w:cs="Arial"/>
          <w:color w:val="222222"/>
          <w:lang w:eastAsia="es-ES"/>
        </w:rPr>
        <w:t xml:space="preserve">"No existen banderas" </w:t>
      </w:r>
    </w:p>
    <w:p w14:paraId="7B1F9DA4" w14:textId="77777777" w:rsidR="00F9318D" w:rsidRDefault="00F9318D" w:rsidP="00F9318D">
      <w:pPr>
        <w:numPr>
          <w:ilvl w:val="0"/>
          <w:numId w:val="21"/>
        </w:numPr>
        <w:shd w:val="clear" w:color="auto" w:fill="FFFFFF"/>
        <w:spacing w:before="100" w:beforeAutospacing="1" w:after="100" w:afterAutospacing="1" w:line="240" w:lineRule="auto"/>
        <w:ind w:left="839"/>
        <w:rPr>
          <w:rFonts w:eastAsia="Times New Roman" w:cs="Arial"/>
          <w:color w:val="222222"/>
          <w:lang w:eastAsia="es-ES"/>
        </w:rPr>
      </w:pPr>
      <w:r w:rsidRPr="00E2536F">
        <w:rPr>
          <w:rFonts w:eastAsia="Times New Roman" w:cs="Arial"/>
          <w:color w:val="222222"/>
          <w:lang w:eastAsia="es-ES"/>
        </w:rPr>
        <w:t>-3|</w:t>
      </w:r>
      <w:r w:rsidRPr="00EA7924">
        <w:rPr>
          <w:rFonts w:eastAsia="Times New Roman" w:cs="Arial"/>
          <w:color w:val="222222"/>
          <w:lang w:eastAsia="es-ES"/>
        </w:rPr>
        <w:t>"No supera el tiempo de espera entre peticiones</w:t>
      </w:r>
      <w:r>
        <w:rPr>
          <w:rFonts w:eastAsia="Times New Roman" w:cs="Arial"/>
          <w:color w:val="222222"/>
          <w:lang w:eastAsia="es-ES"/>
        </w:rPr>
        <w:t>”</w:t>
      </w:r>
    </w:p>
    <w:p w14:paraId="06EF8BA0" w14:textId="77777777" w:rsidR="00F9318D" w:rsidRPr="00EA7924" w:rsidRDefault="00F9318D" w:rsidP="00F9318D">
      <w:pPr>
        <w:numPr>
          <w:ilvl w:val="0"/>
          <w:numId w:val="21"/>
        </w:numPr>
        <w:shd w:val="clear" w:color="auto" w:fill="FFFFFF"/>
        <w:spacing w:before="100" w:beforeAutospacing="1" w:after="100" w:afterAutospacing="1" w:line="240" w:lineRule="auto"/>
        <w:ind w:left="839"/>
        <w:rPr>
          <w:rFonts w:eastAsia="Times New Roman" w:cs="Arial"/>
          <w:color w:val="222222"/>
          <w:lang w:eastAsia="es-ES"/>
        </w:rPr>
      </w:pPr>
      <w:r w:rsidRPr="00EA7924">
        <w:rPr>
          <w:rFonts w:eastAsia="Times New Roman" w:cs="Arial"/>
          <w:color w:val="222222"/>
          <w:lang w:eastAsia="es-ES"/>
        </w:rPr>
        <w:t>-8</w:t>
      </w:r>
      <w:r>
        <w:rPr>
          <w:rFonts w:eastAsia="Times New Roman" w:cs="Arial"/>
          <w:color w:val="222222"/>
          <w:lang w:eastAsia="es-ES"/>
        </w:rPr>
        <w:t>|</w:t>
      </w:r>
      <w:r w:rsidRPr="00EA7924">
        <w:rPr>
          <w:rFonts w:eastAsia="Times New Roman" w:cs="Arial"/>
          <w:color w:val="222222"/>
          <w:lang w:eastAsia="es-ES"/>
        </w:rPr>
        <w:t>"</w:t>
      </w:r>
      <w:r>
        <w:rPr>
          <w:rFonts w:eastAsia="Times New Roman" w:cs="Arial"/>
          <w:color w:val="222222"/>
          <w:lang w:eastAsia="es-ES"/>
        </w:rPr>
        <w:t xml:space="preserve">Error de logueo" </w:t>
      </w:r>
    </w:p>
    <w:p w14:paraId="2ECC33F2" w14:textId="77777777" w:rsidR="00F9318D" w:rsidRPr="00EA7924" w:rsidRDefault="00F9318D" w:rsidP="00F9318D">
      <w:pPr>
        <w:numPr>
          <w:ilvl w:val="0"/>
          <w:numId w:val="21"/>
        </w:numPr>
        <w:shd w:val="clear" w:color="auto" w:fill="FFFFFF"/>
        <w:spacing w:before="100" w:beforeAutospacing="1" w:after="100" w:afterAutospacing="1" w:line="240" w:lineRule="auto"/>
        <w:ind w:left="839"/>
        <w:rPr>
          <w:rFonts w:eastAsia="Times New Roman" w:cs="Arial"/>
          <w:color w:val="222222"/>
          <w:lang w:eastAsia="es-ES"/>
        </w:rPr>
      </w:pPr>
      <w:r>
        <w:rPr>
          <w:rFonts w:eastAsia="Times New Roman" w:cs="Arial"/>
          <w:color w:val="222222"/>
          <w:lang w:eastAsia="es-ES"/>
        </w:rPr>
        <w:t>-9|</w:t>
      </w:r>
      <w:r w:rsidRPr="00EA7924">
        <w:rPr>
          <w:rFonts w:eastAsia="Times New Roman" w:cs="Arial"/>
          <w:color w:val="222222"/>
          <w:lang w:eastAsia="es-ES"/>
        </w:rPr>
        <w:t>Excepcion     </w:t>
      </w:r>
    </w:p>
    <w:p w14:paraId="6AF194F1" w14:textId="77777777" w:rsidR="00F9318D" w:rsidRDefault="00F9318D" w:rsidP="00F9318D">
      <w:pPr>
        <w:pStyle w:val="Default"/>
        <w:ind w:left="360"/>
        <w:rPr>
          <w:rFonts w:asciiTheme="minorHAnsi" w:hAnsiTheme="minorHAnsi"/>
          <w:sz w:val="22"/>
          <w:szCs w:val="22"/>
        </w:rPr>
      </w:pPr>
    </w:p>
    <w:p w14:paraId="50EBCD12" w14:textId="77777777" w:rsidR="00F9318D" w:rsidRDefault="00F9318D" w:rsidP="00F9318D">
      <w:pPr>
        <w:pStyle w:val="Default"/>
        <w:ind w:left="360"/>
        <w:rPr>
          <w:rFonts w:asciiTheme="minorHAnsi" w:hAnsiTheme="minorHAnsi"/>
          <w:sz w:val="22"/>
          <w:szCs w:val="22"/>
        </w:rPr>
      </w:pPr>
    </w:p>
    <w:p w14:paraId="01271E8F" w14:textId="77777777" w:rsidR="00F9318D" w:rsidRPr="00F21F37" w:rsidRDefault="00F9318D" w:rsidP="00F9318D">
      <w:pPr>
        <w:pStyle w:val="Prrafodelista"/>
        <w:numPr>
          <w:ilvl w:val="1"/>
          <w:numId w:val="20"/>
        </w:numPr>
        <w:spacing w:after="0" w:line="240" w:lineRule="auto"/>
        <w:rPr>
          <w:rFonts w:eastAsiaTheme="majorEastAsia" w:cs="Arial"/>
          <w:b/>
          <w:color w:val="000000" w:themeColor="text1"/>
          <w:spacing w:val="5"/>
          <w:kern w:val="28"/>
          <w:sz w:val="20"/>
          <w:szCs w:val="20"/>
          <w:u w:val="single"/>
        </w:rPr>
      </w:pPr>
      <w:r w:rsidRPr="00F21F37">
        <w:rPr>
          <w:b/>
          <w:sz w:val="20"/>
          <w:szCs w:val="20"/>
          <w:u w:val="single"/>
        </w:rPr>
        <w:t>Tiempo mínimo entre consultas</w:t>
      </w:r>
      <w:r w:rsidRPr="00F21F37">
        <w:rPr>
          <w:b/>
          <w:sz w:val="20"/>
          <w:szCs w:val="20"/>
        </w:rPr>
        <w:t xml:space="preserve">: </w:t>
      </w:r>
      <w:r>
        <w:rPr>
          <w:b/>
          <w:sz w:val="20"/>
          <w:szCs w:val="20"/>
        </w:rPr>
        <w:t>5 minutos (</w:t>
      </w:r>
      <w:r w:rsidRPr="00F21F37">
        <w:rPr>
          <w:b/>
          <w:sz w:val="20"/>
          <w:szCs w:val="20"/>
        </w:rPr>
        <w:t>300</w:t>
      </w:r>
      <w:r>
        <w:rPr>
          <w:b/>
          <w:sz w:val="20"/>
          <w:szCs w:val="20"/>
        </w:rPr>
        <w:t xml:space="preserve"> segundos)</w:t>
      </w:r>
      <w:r w:rsidRPr="00F21F37">
        <w:rPr>
          <w:b/>
          <w:sz w:val="20"/>
          <w:szCs w:val="20"/>
        </w:rPr>
        <w:t xml:space="preserve">  </w:t>
      </w:r>
    </w:p>
    <w:p w14:paraId="54CC0075" w14:textId="77777777" w:rsidR="00F9318D" w:rsidRDefault="00F9318D" w:rsidP="00F9318D">
      <w:pPr>
        <w:spacing w:after="0" w:line="240" w:lineRule="auto"/>
        <w:rPr>
          <w:rStyle w:val="Referenciasutil"/>
          <w:rFonts w:eastAsiaTheme="majorEastAsia" w:cs="Arial"/>
          <w:b/>
          <w:smallCaps w:val="0"/>
          <w:color w:val="000000" w:themeColor="text1"/>
          <w:spacing w:val="5"/>
          <w:kern w:val="28"/>
          <w:sz w:val="20"/>
          <w:szCs w:val="20"/>
        </w:rPr>
      </w:pPr>
    </w:p>
    <w:p w14:paraId="313A5E4D" w14:textId="77777777" w:rsidR="00F9318D" w:rsidDel="00F9318D" w:rsidRDefault="00F9318D" w:rsidP="00F9318D">
      <w:pPr>
        <w:pStyle w:val="Prrafodelista"/>
        <w:keepNext/>
        <w:keepLines/>
        <w:spacing w:before="200" w:after="0"/>
        <w:outlineLvl w:val="2"/>
        <w:rPr>
          <w:del w:id="5" w:author="aruiz" w:date="2019-01-17T11:22:00Z"/>
          <w:color w:val="000000" w:themeColor="text1"/>
          <w:lang w:val="es-ES" w:eastAsia="es-ES"/>
        </w:rPr>
      </w:pPr>
    </w:p>
    <w:p w14:paraId="27406E17" w14:textId="77777777" w:rsidR="00494EC5" w:rsidDel="00F9318D" w:rsidRDefault="00494EC5" w:rsidP="0031155B">
      <w:pPr>
        <w:pStyle w:val="Prrafodelista"/>
        <w:keepNext/>
        <w:keepLines/>
        <w:spacing w:before="200" w:after="0"/>
        <w:outlineLvl w:val="2"/>
        <w:rPr>
          <w:del w:id="6" w:author="aruiz" w:date="2019-01-17T11:22:00Z"/>
          <w:color w:val="000000" w:themeColor="text1"/>
          <w:lang w:val="es-ES" w:eastAsia="es-ES"/>
        </w:rPr>
      </w:pPr>
    </w:p>
    <w:p w14:paraId="6DCC3215" w14:textId="77777777" w:rsidR="00406852" w:rsidRPr="00061C93" w:rsidRDefault="00406852" w:rsidP="00061C93">
      <w:pPr>
        <w:pStyle w:val="Prrafodelista"/>
        <w:keepNext/>
        <w:keepLines/>
        <w:numPr>
          <w:ilvl w:val="0"/>
          <w:numId w:val="22"/>
        </w:numPr>
        <w:spacing w:before="200" w:after="0"/>
        <w:outlineLvl w:val="2"/>
        <w:rPr>
          <w:rFonts w:ascii="Verdana" w:hAnsi="Verdana"/>
          <w:b/>
          <w:color w:val="548DD4" w:themeColor="text2" w:themeTint="99"/>
          <w:sz w:val="24"/>
          <w:szCs w:val="24"/>
        </w:rPr>
      </w:pPr>
      <w:hyperlink r:id="rId30" w:history="1">
        <w:r w:rsidRPr="00061C93">
          <w:rPr>
            <w:rStyle w:val="Hipervnculo"/>
            <w:rFonts w:ascii="Verdana" w:hAnsi="Verdana"/>
            <w:b/>
            <w:color w:val="548DD4" w:themeColor="text2" w:themeTint="99"/>
            <w:sz w:val="24"/>
            <w:szCs w:val="24"/>
            <w:u w:val="none"/>
          </w:rPr>
          <w:t>RecuperarProximosArribosParaParadasCercanas</w:t>
        </w:r>
      </w:hyperlink>
    </w:p>
    <w:p w14:paraId="4DAA45A4" w14:textId="77777777" w:rsidR="00406852" w:rsidRPr="00F214E5" w:rsidRDefault="00406852" w:rsidP="00406852">
      <w:pPr>
        <w:keepNext/>
        <w:keepLines/>
        <w:spacing w:before="200" w:after="0"/>
        <w:outlineLvl w:val="2"/>
        <w:rPr>
          <w:lang w:val="es-ES" w:eastAsia="es-ES"/>
        </w:rPr>
      </w:pPr>
      <w:r w:rsidRPr="00F214E5">
        <w:rPr>
          <w:rFonts w:eastAsia="Times New Roman" w:cstheme="majorBidi"/>
          <w:b/>
          <w:bCs/>
          <w:i/>
          <w:lang w:val="es-ES" w:eastAsia="es-ES"/>
        </w:rPr>
        <w:t>Detalle</w:t>
      </w:r>
      <w:r w:rsidRPr="00F214E5">
        <w:rPr>
          <w:rFonts w:eastAsia="Times New Roman" w:cstheme="majorBidi"/>
          <w:b/>
          <w:bCs/>
          <w:lang w:val="es-ES" w:eastAsia="es-ES"/>
        </w:rPr>
        <w:t>:</w:t>
      </w:r>
      <w:r w:rsidRPr="00F214E5">
        <w:rPr>
          <w:lang w:val="es-ES" w:eastAsia="es-ES"/>
        </w:rPr>
        <w:t xml:space="preserve"> </w:t>
      </w:r>
      <w:r>
        <w:rPr>
          <w:lang w:val="es-ES" w:eastAsia="es-ES"/>
        </w:rPr>
        <w:t xml:space="preserve">Este método a diferencia de </w:t>
      </w:r>
      <w:r w:rsidRPr="00406852">
        <w:rPr>
          <w:lang w:val="es-ES" w:eastAsia="es-ES"/>
        </w:rPr>
        <w:t>RecuperarProximosArribos</w:t>
      </w:r>
      <w:r w:rsidR="002F4D07">
        <w:rPr>
          <w:lang w:val="es-ES" w:eastAsia="es-ES"/>
        </w:rPr>
        <w:t xml:space="preserve"> recibe como parámetro una lista de empresas a partir de las cuales se realiza el filtrado de los arribos a devolver (para el caso en que en la misma localidad existan empresas que no se incluyan en la app. se realiza el filtro de los arribos de las banderas de las mismas)</w:t>
      </w:r>
    </w:p>
    <w:p w14:paraId="183E81B7" w14:textId="77777777" w:rsidR="00406852" w:rsidRDefault="00406852" w:rsidP="00406852">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recibe:</w:t>
      </w:r>
    </w:p>
    <w:p w14:paraId="31031ADB" w14:textId="77777777" w:rsidR="00406852" w:rsidRDefault="00406852" w:rsidP="00406852">
      <w:pPr>
        <w:keepNext/>
        <w:keepLines/>
        <w:spacing w:before="200" w:after="0"/>
        <w:outlineLvl w:val="2"/>
        <w:rPr>
          <w:rFonts w:eastAsia="Times New Roman" w:cstheme="majorBidi"/>
          <w:b/>
          <w:bCs/>
          <w:i/>
          <w:color w:val="000000" w:themeColor="text1"/>
          <w:lang w:val="es-ES" w:eastAsia="es-ES"/>
        </w:rPr>
      </w:pPr>
    </w:p>
    <w:tbl>
      <w:tblPr>
        <w:tblStyle w:val="Tablaconcuadrcula"/>
        <w:tblW w:w="0" w:type="auto"/>
        <w:jc w:val="center"/>
        <w:tblLook w:val="04A0" w:firstRow="1" w:lastRow="0" w:firstColumn="1" w:lastColumn="0" w:noHBand="0" w:noVBand="1"/>
      </w:tblPr>
      <w:tblGrid>
        <w:gridCol w:w="2777"/>
        <w:gridCol w:w="3343"/>
      </w:tblGrid>
      <w:tr w:rsidR="00406852" w:rsidRPr="004A3BD3" w14:paraId="3EBB954A" w14:textId="77777777" w:rsidTr="00656F3D">
        <w:trPr>
          <w:jc w:val="center"/>
        </w:trPr>
        <w:tc>
          <w:tcPr>
            <w:tcW w:w="2777" w:type="dxa"/>
            <w:shd w:val="clear" w:color="auto" w:fill="B8CCE4" w:themeFill="accent1" w:themeFillTint="66"/>
          </w:tcPr>
          <w:p w14:paraId="5F2A0113" w14:textId="77777777" w:rsidR="00406852" w:rsidRPr="004A3BD3" w:rsidRDefault="00406852" w:rsidP="00656F3D">
            <w:pPr>
              <w:pStyle w:val="Default"/>
              <w:jc w:val="center"/>
              <w:rPr>
                <w:rFonts w:asciiTheme="minorHAnsi" w:hAnsiTheme="minorHAnsi"/>
                <w:b/>
                <w:color w:val="365F91" w:themeColor="accent1" w:themeShade="BF"/>
                <w:sz w:val="22"/>
                <w:szCs w:val="22"/>
              </w:rPr>
            </w:pPr>
            <w:r w:rsidRPr="004A3BD3">
              <w:rPr>
                <w:rFonts w:asciiTheme="minorHAnsi" w:hAnsiTheme="minorHAnsi"/>
                <w:b/>
                <w:color w:val="365F91" w:themeColor="accent1" w:themeShade="BF"/>
                <w:sz w:val="22"/>
                <w:szCs w:val="22"/>
              </w:rPr>
              <w:t>Parámetro</w:t>
            </w:r>
          </w:p>
        </w:tc>
        <w:tc>
          <w:tcPr>
            <w:tcW w:w="3343" w:type="dxa"/>
            <w:shd w:val="clear" w:color="auto" w:fill="B8CCE4" w:themeFill="accent1" w:themeFillTint="66"/>
          </w:tcPr>
          <w:p w14:paraId="6978149C" w14:textId="77777777" w:rsidR="00406852" w:rsidRPr="004A3BD3" w:rsidRDefault="00406852" w:rsidP="00656F3D">
            <w:pPr>
              <w:pStyle w:val="Default"/>
              <w:jc w:val="center"/>
              <w:rPr>
                <w:rFonts w:asciiTheme="minorHAnsi" w:hAnsiTheme="minorHAnsi"/>
                <w:b/>
                <w:color w:val="365F91" w:themeColor="accent1" w:themeShade="BF"/>
                <w:sz w:val="22"/>
                <w:szCs w:val="22"/>
              </w:rPr>
            </w:pPr>
            <w:r w:rsidRPr="004A3BD3">
              <w:rPr>
                <w:rFonts w:asciiTheme="minorHAnsi" w:hAnsiTheme="minorHAnsi"/>
                <w:b/>
                <w:color w:val="365F91" w:themeColor="accent1" w:themeShade="BF"/>
                <w:sz w:val="22"/>
                <w:szCs w:val="22"/>
              </w:rPr>
              <w:t xml:space="preserve">Tipo </w:t>
            </w:r>
          </w:p>
        </w:tc>
      </w:tr>
      <w:tr w:rsidR="00406852" w:rsidRPr="009A21A9" w14:paraId="5F4549CC" w14:textId="77777777" w:rsidTr="00656F3D">
        <w:trPr>
          <w:trHeight w:val="247"/>
          <w:jc w:val="center"/>
        </w:trPr>
        <w:tc>
          <w:tcPr>
            <w:tcW w:w="2777" w:type="dxa"/>
          </w:tcPr>
          <w:p w14:paraId="3D5B11F2" w14:textId="77777777" w:rsidR="00406852" w:rsidRPr="009A21A9" w:rsidRDefault="00406852" w:rsidP="00656F3D">
            <w:pPr>
              <w:pStyle w:val="Default"/>
              <w:spacing w:after="4"/>
              <w:jc w:val="center"/>
              <w:rPr>
                <w:rFonts w:asciiTheme="minorHAnsi" w:hAnsiTheme="minorHAnsi"/>
                <w:sz w:val="22"/>
                <w:szCs w:val="22"/>
              </w:rPr>
            </w:pPr>
            <w:r w:rsidRPr="009A21A9">
              <w:rPr>
                <w:rFonts w:asciiTheme="minorHAnsi" w:hAnsiTheme="minorHAnsi"/>
                <w:sz w:val="22"/>
                <w:szCs w:val="22"/>
              </w:rPr>
              <w:t>Usuario</w:t>
            </w:r>
          </w:p>
        </w:tc>
        <w:tc>
          <w:tcPr>
            <w:tcW w:w="3343" w:type="dxa"/>
          </w:tcPr>
          <w:p w14:paraId="69CC577D" w14:textId="77777777" w:rsidR="00406852" w:rsidRPr="009A21A9" w:rsidRDefault="00406852" w:rsidP="00656F3D">
            <w:pPr>
              <w:pStyle w:val="Default"/>
              <w:jc w:val="center"/>
              <w:rPr>
                <w:rFonts w:asciiTheme="minorHAnsi" w:hAnsiTheme="minorHAnsi"/>
                <w:sz w:val="22"/>
                <w:szCs w:val="22"/>
              </w:rPr>
            </w:pPr>
            <w:r w:rsidRPr="009A21A9">
              <w:rPr>
                <w:rFonts w:asciiTheme="minorHAnsi" w:hAnsiTheme="minorHAnsi"/>
                <w:sz w:val="22"/>
                <w:szCs w:val="22"/>
              </w:rPr>
              <w:t>string</w:t>
            </w:r>
          </w:p>
        </w:tc>
      </w:tr>
      <w:tr w:rsidR="00406852" w:rsidRPr="009A21A9" w14:paraId="69A001FE" w14:textId="77777777" w:rsidTr="00656F3D">
        <w:trPr>
          <w:jc w:val="center"/>
        </w:trPr>
        <w:tc>
          <w:tcPr>
            <w:tcW w:w="2777" w:type="dxa"/>
          </w:tcPr>
          <w:p w14:paraId="002D0CD3" w14:textId="77777777" w:rsidR="00406852" w:rsidRPr="009A21A9" w:rsidRDefault="00406852" w:rsidP="00656F3D">
            <w:pPr>
              <w:pStyle w:val="Default"/>
              <w:spacing w:after="4"/>
              <w:jc w:val="center"/>
              <w:rPr>
                <w:rFonts w:asciiTheme="minorHAnsi" w:hAnsiTheme="minorHAnsi"/>
                <w:sz w:val="22"/>
                <w:szCs w:val="22"/>
              </w:rPr>
            </w:pPr>
            <w:r w:rsidRPr="009A21A9">
              <w:rPr>
                <w:rFonts w:asciiTheme="minorHAnsi" w:hAnsiTheme="minorHAnsi"/>
                <w:sz w:val="22"/>
                <w:szCs w:val="22"/>
              </w:rPr>
              <w:t>Clave</w:t>
            </w:r>
          </w:p>
        </w:tc>
        <w:tc>
          <w:tcPr>
            <w:tcW w:w="3343" w:type="dxa"/>
          </w:tcPr>
          <w:p w14:paraId="5B51BBD7" w14:textId="77777777" w:rsidR="00406852" w:rsidRPr="009A21A9" w:rsidRDefault="00406852" w:rsidP="00656F3D">
            <w:pPr>
              <w:pStyle w:val="Default"/>
              <w:jc w:val="center"/>
              <w:rPr>
                <w:rFonts w:asciiTheme="minorHAnsi" w:hAnsiTheme="minorHAnsi"/>
                <w:sz w:val="22"/>
                <w:szCs w:val="22"/>
              </w:rPr>
            </w:pPr>
            <w:r w:rsidRPr="009A21A9">
              <w:rPr>
                <w:rFonts w:asciiTheme="minorHAnsi" w:hAnsiTheme="minorHAnsi"/>
                <w:sz w:val="22"/>
                <w:szCs w:val="22"/>
              </w:rPr>
              <w:t>string</w:t>
            </w:r>
          </w:p>
        </w:tc>
      </w:tr>
      <w:tr w:rsidR="00406852" w:rsidRPr="009A21A9" w14:paraId="697C1E2C" w14:textId="77777777" w:rsidTr="00656F3D">
        <w:trPr>
          <w:jc w:val="center"/>
        </w:trPr>
        <w:tc>
          <w:tcPr>
            <w:tcW w:w="2777" w:type="dxa"/>
          </w:tcPr>
          <w:p w14:paraId="3A79622A" w14:textId="77777777" w:rsidR="00406852" w:rsidRPr="009A21A9" w:rsidRDefault="00406852" w:rsidP="00656F3D">
            <w:pPr>
              <w:pStyle w:val="Default"/>
              <w:spacing w:after="4"/>
              <w:jc w:val="center"/>
              <w:rPr>
                <w:rFonts w:asciiTheme="minorHAnsi" w:hAnsiTheme="minorHAnsi"/>
                <w:sz w:val="22"/>
                <w:szCs w:val="22"/>
              </w:rPr>
            </w:pPr>
            <w:r w:rsidRPr="009A21A9">
              <w:rPr>
                <w:rFonts w:asciiTheme="minorHAnsi" w:hAnsiTheme="minorHAnsi"/>
                <w:sz w:val="22"/>
                <w:szCs w:val="22"/>
              </w:rPr>
              <w:t>codigoEntidad</w:t>
            </w:r>
          </w:p>
        </w:tc>
        <w:tc>
          <w:tcPr>
            <w:tcW w:w="3343" w:type="dxa"/>
          </w:tcPr>
          <w:p w14:paraId="5DB7A685" w14:textId="77777777" w:rsidR="00406852" w:rsidRPr="009A21A9" w:rsidRDefault="00406852" w:rsidP="00656F3D">
            <w:pPr>
              <w:pStyle w:val="Default"/>
              <w:jc w:val="center"/>
              <w:rPr>
                <w:rFonts w:asciiTheme="minorHAnsi" w:hAnsiTheme="minorHAnsi"/>
                <w:sz w:val="22"/>
                <w:szCs w:val="22"/>
              </w:rPr>
            </w:pPr>
            <w:r w:rsidRPr="009A21A9">
              <w:rPr>
                <w:rFonts w:asciiTheme="minorHAnsi" w:hAnsiTheme="minorHAnsi"/>
                <w:sz w:val="22"/>
                <w:szCs w:val="22"/>
              </w:rPr>
              <w:t>Int</w:t>
            </w:r>
          </w:p>
        </w:tc>
      </w:tr>
    </w:tbl>
    <w:p w14:paraId="599E605D" w14:textId="77777777" w:rsidR="00406852" w:rsidDel="00F9318D" w:rsidRDefault="00406852" w:rsidP="00406852">
      <w:pPr>
        <w:pStyle w:val="Prrafodelista"/>
        <w:keepNext/>
        <w:keepLines/>
        <w:spacing w:before="200" w:after="0"/>
        <w:outlineLvl w:val="2"/>
        <w:rPr>
          <w:del w:id="7" w:author="aruiz" w:date="2019-01-17T11:22:00Z"/>
          <w:color w:val="000000" w:themeColor="text1"/>
          <w:lang w:val="es-ES" w:eastAsia="es-ES"/>
        </w:rPr>
      </w:pPr>
    </w:p>
    <w:p w14:paraId="2BE3BC95" w14:textId="77777777" w:rsidR="00406852" w:rsidRDefault="00406852" w:rsidP="00406852">
      <w:pPr>
        <w:pStyle w:val="Default"/>
        <w:numPr>
          <w:ilvl w:val="1"/>
          <w:numId w:val="20"/>
        </w:numPr>
        <w:rPr>
          <w:rFonts w:asciiTheme="minorHAnsi" w:hAnsiTheme="minorHAnsi"/>
          <w:b/>
          <w:sz w:val="22"/>
          <w:szCs w:val="22"/>
        </w:rPr>
      </w:pPr>
      <w:r w:rsidRPr="00ED0584">
        <w:rPr>
          <w:rFonts w:asciiTheme="minorHAnsi" w:hAnsiTheme="minorHAnsi"/>
          <w:b/>
          <w:sz w:val="22"/>
          <w:szCs w:val="22"/>
        </w:rPr>
        <w:t>Retorno</w:t>
      </w:r>
    </w:p>
    <w:p w14:paraId="5AC67013" w14:textId="77777777" w:rsidR="00406852" w:rsidRPr="002A27C7" w:rsidRDefault="00406852" w:rsidP="00406852">
      <w:pPr>
        <w:pStyle w:val="Default"/>
        <w:ind w:left="1080"/>
        <w:rPr>
          <w:rFonts w:asciiTheme="minorHAnsi" w:hAnsiTheme="minorHAnsi"/>
          <w:sz w:val="22"/>
          <w:szCs w:val="22"/>
        </w:rPr>
      </w:pPr>
      <w:r w:rsidRPr="002A27C7">
        <w:rPr>
          <w:rFonts w:asciiTheme="minorHAnsi" w:hAnsiTheme="minorHAnsi"/>
          <w:sz w:val="22"/>
          <w:szCs w:val="22"/>
        </w:rPr>
        <w:t>String con formato Json</w:t>
      </w:r>
    </w:p>
    <w:p w14:paraId="09C681D7" w14:textId="77777777" w:rsidR="00406852" w:rsidRDefault="00406852" w:rsidP="00406852">
      <w:pPr>
        <w:pStyle w:val="Default"/>
        <w:rPr>
          <w:rFonts w:asciiTheme="minorHAnsi" w:hAnsiTheme="minorHAnsi"/>
          <w:sz w:val="22"/>
          <w:szCs w:val="22"/>
        </w:rPr>
      </w:pPr>
    </w:p>
    <w:p w14:paraId="1F6FCF07" w14:textId="77777777" w:rsidR="00406852" w:rsidRDefault="00406852" w:rsidP="00406852">
      <w:pPr>
        <w:pStyle w:val="Default"/>
        <w:rPr>
          <w:rFonts w:asciiTheme="minorHAnsi" w:hAnsiTheme="minorHAnsi"/>
          <w:sz w:val="22"/>
          <w:szCs w:val="22"/>
        </w:rPr>
      </w:pPr>
    </w:p>
    <w:p w14:paraId="1F6602AE" w14:textId="77777777" w:rsidR="00406852" w:rsidRDefault="00406852" w:rsidP="00406852">
      <w:pPr>
        <w:pStyle w:val="Default"/>
        <w:rPr>
          <w:rFonts w:asciiTheme="minorHAnsi" w:hAnsiTheme="minorHAnsi"/>
          <w:sz w:val="22"/>
          <w:szCs w:val="22"/>
        </w:rPr>
      </w:pPr>
    </w:p>
    <w:p w14:paraId="27819D76" w14:textId="77777777" w:rsidR="00406852" w:rsidRPr="00EC6E30" w:rsidRDefault="00406852" w:rsidP="00406852">
      <w:pPr>
        <w:pStyle w:val="Default"/>
        <w:rPr>
          <w:rFonts w:asciiTheme="minorHAnsi" w:hAnsiTheme="minorHAnsi"/>
          <w:sz w:val="22"/>
          <w:szCs w:val="22"/>
        </w:rPr>
      </w:pPr>
      <w:r>
        <w:rPr>
          <w:rFonts w:asciiTheme="minorHAnsi" w:hAnsiTheme="minorHAnsi"/>
          <w:sz w:val="22"/>
          <w:szCs w:val="22"/>
        </w:rPr>
        <w:t>Array b</w:t>
      </w:r>
      <w:r w:rsidRPr="00EC6E30">
        <w:rPr>
          <w:rFonts w:asciiTheme="minorHAnsi" w:hAnsiTheme="minorHAnsi"/>
          <w:sz w:val="22"/>
          <w:szCs w:val="22"/>
        </w:rPr>
        <w:t>anderas:</w:t>
      </w:r>
    </w:p>
    <w:p w14:paraId="32827FF3" w14:textId="77777777" w:rsidR="00406852" w:rsidRPr="002A27C7" w:rsidRDefault="00406852" w:rsidP="00406852">
      <w:pPr>
        <w:numPr>
          <w:ilvl w:val="0"/>
          <w:numId w:val="21"/>
        </w:numPr>
        <w:shd w:val="clear" w:color="auto" w:fill="FFFFFF"/>
        <w:spacing w:before="100" w:beforeAutospacing="1" w:after="100" w:afterAutospacing="1" w:line="240" w:lineRule="auto"/>
        <w:ind w:left="839"/>
        <w:rPr>
          <w:rFonts w:eastAsia="Times New Roman" w:cs="Arial"/>
          <w:color w:val="222222"/>
          <w:lang w:eastAsia="es-ES"/>
        </w:rPr>
      </w:pPr>
      <w:r w:rsidRPr="002A27C7">
        <w:rPr>
          <w:rFonts w:eastAsia="Times New Roman" w:cs="Arial"/>
          <w:color w:val="222222"/>
          <w:lang w:eastAsia="es-ES"/>
        </w:rPr>
        <w:t>CodigoParada</w:t>
      </w:r>
    </w:p>
    <w:p w14:paraId="53735D13" w14:textId="77777777" w:rsidR="00406852" w:rsidRPr="002A27C7" w:rsidRDefault="00406852" w:rsidP="00406852">
      <w:pPr>
        <w:numPr>
          <w:ilvl w:val="0"/>
          <w:numId w:val="21"/>
        </w:numPr>
        <w:shd w:val="clear" w:color="auto" w:fill="FFFFFF"/>
        <w:spacing w:before="100" w:beforeAutospacing="1" w:after="100" w:afterAutospacing="1" w:line="240" w:lineRule="auto"/>
        <w:ind w:left="839"/>
        <w:rPr>
          <w:rFonts w:eastAsia="Times New Roman" w:cs="Arial"/>
          <w:color w:val="222222"/>
          <w:lang w:eastAsia="es-ES"/>
        </w:rPr>
      </w:pPr>
      <w:r w:rsidRPr="002A27C7">
        <w:rPr>
          <w:rFonts w:eastAsia="Times New Roman" w:cs="Arial"/>
          <w:color w:val="222222"/>
          <w:lang w:eastAsia="es-ES"/>
        </w:rPr>
        <w:t>CodigoGenerada</w:t>
      </w:r>
    </w:p>
    <w:p w14:paraId="0BC68CE7" w14:textId="77777777" w:rsidR="00406852" w:rsidRPr="002A27C7" w:rsidRDefault="00406852" w:rsidP="00406852">
      <w:pPr>
        <w:numPr>
          <w:ilvl w:val="0"/>
          <w:numId w:val="21"/>
        </w:numPr>
        <w:shd w:val="clear" w:color="auto" w:fill="FFFFFF"/>
        <w:spacing w:before="100" w:beforeAutospacing="1" w:after="100" w:afterAutospacing="1" w:line="240" w:lineRule="auto"/>
        <w:ind w:left="839"/>
        <w:rPr>
          <w:rFonts w:eastAsia="Times New Roman" w:cs="Arial"/>
          <w:color w:val="222222"/>
          <w:lang w:eastAsia="es-ES"/>
        </w:rPr>
      </w:pPr>
      <w:r w:rsidRPr="002A27C7">
        <w:rPr>
          <w:rFonts w:eastAsia="Times New Roman" w:cs="Arial"/>
          <w:color w:val="222222"/>
          <w:lang w:eastAsia="es-ES"/>
        </w:rPr>
        <w:t>CodigoEmpresa</w:t>
      </w:r>
    </w:p>
    <w:p w14:paraId="5B183C14" w14:textId="77777777" w:rsidR="00406852" w:rsidRPr="002A27C7" w:rsidRDefault="00406852" w:rsidP="00406852">
      <w:pPr>
        <w:numPr>
          <w:ilvl w:val="0"/>
          <w:numId w:val="21"/>
        </w:numPr>
        <w:shd w:val="clear" w:color="auto" w:fill="FFFFFF"/>
        <w:spacing w:before="100" w:beforeAutospacing="1" w:after="100" w:afterAutospacing="1" w:line="240" w:lineRule="auto"/>
        <w:ind w:left="839"/>
        <w:rPr>
          <w:rFonts w:eastAsia="Times New Roman" w:cs="Arial"/>
          <w:color w:val="222222"/>
          <w:lang w:eastAsia="es-ES"/>
        </w:rPr>
      </w:pPr>
      <w:r w:rsidRPr="002A27C7">
        <w:rPr>
          <w:rFonts w:eastAsia="Times New Roman" w:cs="Arial"/>
          <w:color w:val="222222"/>
          <w:lang w:eastAsia="es-ES"/>
        </w:rPr>
        <w:t>DescripcionCorta</w:t>
      </w:r>
    </w:p>
    <w:p w14:paraId="4BC5B404" w14:textId="77777777" w:rsidR="00406852" w:rsidRPr="002A27C7" w:rsidRDefault="00406852" w:rsidP="00406852">
      <w:pPr>
        <w:numPr>
          <w:ilvl w:val="0"/>
          <w:numId w:val="21"/>
        </w:numPr>
        <w:shd w:val="clear" w:color="auto" w:fill="FFFFFF"/>
        <w:spacing w:before="100" w:beforeAutospacing="1" w:after="100" w:afterAutospacing="1" w:line="240" w:lineRule="auto"/>
        <w:ind w:left="839"/>
        <w:rPr>
          <w:rFonts w:eastAsia="Times New Roman" w:cs="Arial"/>
          <w:color w:val="222222"/>
          <w:lang w:eastAsia="es-ES"/>
        </w:rPr>
      </w:pPr>
      <w:r w:rsidRPr="002A27C7">
        <w:rPr>
          <w:rFonts w:eastAsia="Times New Roman" w:cs="Arial"/>
          <w:color w:val="222222"/>
          <w:lang w:eastAsia="es-ES"/>
        </w:rPr>
        <w:t>DescripcionLarga</w:t>
      </w:r>
    </w:p>
    <w:p w14:paraId="7A97D4BE" w14:textId="77777777" w:rsidR="00406852" w:rsidRDefault="00406852" w:rsidP="00406852">
      <w:pPr>
        <w:pStyle w:val="Default"/>
        <w:ind w:left="360"/>
        <w:rPr>
          <w:rFonts w:asciiTheme="minorHAnsi" w:hAnsiTheme="minorHAnsi"/>
          <w:sz w:val="22"/>
          <w:szCs w:val="22"/>
        </w:rPr>
      </w:pPr>
    </w:p>
    <w:p w14:paraId="2DC96E51" w14:textId="77777777" w:rsidR="00406852" w:rsidRDefault="00406852" w:rsidP="00406852">
      <w:pPr>
        <w:pStyle w:val="Default"/>
        <w:numPr>
          <w:ilvl w:val="1"/>
          <w:numId w:val="20"/>
        </w:numPr>
        <w:rPr>
          <w:rFonts w:asciiTheme="minorHAnsi" w:hAnsiTheme="minorHAnsi"/>
          <w:b/>
          <w:sz w:val="22"/>
          <w:szCs w:val="22"/>
        </w:rPr>
      </w:pPr>
      <w:r>
        <w:rPr>
          <w:rFonts w:asciiTheme="minorHAnsi" w:hAnsiTheme="minorHAnsi"/>
          <w:b/>
          <w:sz w:val="22"/>
          <w:szCs w:val="22"/>
        </w:rPr>
        <w:t>Otras devoluciones</w:t>
      </w:r>
    </w:p>
    <w:p w14:paraId="2399E57B" w14:textId="77777777" w:rsidR="00406852" w:rsidRPr="00EA7924" w:rsidRDefault="00406852" w:rsidP="00406852">
      <w:pPr>
        <w:numPr>
          <w:ilvl w:val="0"/>
          <w:numId w:val="21"/>
        </w:numPr>
        <w:shd w:val="clear" w:color="auto" w:fill="FFFFFF"/>
        <w:spacing w:before="100" w:beforeAutospacing="1" w:after="100" w:afterAutospacing="1" w:line="240" w:lineRule="auto"/>
        <w:ind w:left="839"/>
        <w:rPr>
          <w:rFonts w:eastAsia="Times New Roman" w:cs="Arial"/>
          <w:color w:val="222222"/>
          <w:lang w:eastAsia="es-ES"/>
        </w:rPr>
      </w:pPr>
      <w:r>
        <w:rPr>
          <w:rFonts w:eastAsia="Times New Roman" w:cs="Arial"/>
          <w:color w:val="222222"/>
          <w:lang w:eastAsia="es-ES"/>
        </w:rPr>
        <w:t xml:space="preserve">  0|OK </w:t>
      </w:r>
    </w:p>
    <w:p w14:paraId="6205612B" w14:textId="77777777" w:rsidR="00406852" w:rsidRPr="00EA7924" w:rsidRDefault="00406852" w:rsidP="00406852">
      <w:pPr>
        <w:numPr>
          <w:ilvl w:val="0"/>
          <w:numId w:val="21"/>
        </w:numPr>
        <w:shd w:val="clear" w:color="auto" w:fill="FFFFFF"/>
        <w:spacing w:before="100" w:beforeAutospacing="1" w:after="100" w:afterAutospacing="1" w:line="240" w:lineRule="auto"/>
        <w:ind w:left="839"/>
        <w:rPr>
          <w:rFonts w:eastAsia="Times New Roman" w:cs="Arial"/>
          <w:color w:val="222222"/>
          <w:lang w:eastAsia="es-ES"/>
        </w:rPr>
      </w:pPr>
      <w:r>
        <w:rPr>
          <w:rFonts w:eastAsia="Times New Roman" w:cs="Arial"/>
          <w:color w:val="222222"/>
          <w:lang w:eastAsia="es-ES"/>
        </w:rPr>
        <w:t>-1|</w:t>
      </w:r>
      <w:r w:rsidRPr="00EA7924">
        <w:rPr>
          <w:rFonts w:eastAsia="Times New Roman" w:cs="Arial"/>
          <w:color w:val="222222"/>
          <w:lang w:eastAsia="es-ES"/>
        </w:rPr>
        <w:t xml:space="preserve">"No existen banderas" </w:t>
      </w:r>
    </w:p>
    <w:p w14:paraId="036DA563" w14:textId="77777777" w:rsidR="00406852" w:rsidRDefault="00406852" w:rsidP="00406852">
      <w:pPr>
        <w:numPr>
          <w:ilvl w:val="0"/>
          <w:numId w:val="21"/>
        </w:numPr>
        <w:shd w:val="clear" w:color="auto" w:fill="FFFFFF"/>
        <w:spacing w:before="100" w:beforeAutospacing="1" w:after="100" w:afterAutospacing="1" w:line="240" w:lineRule="auto"/>
        <w:ind w:left="839"/>
        <w:rPr>
          <w:rFonts w:eastAsia="Times New Roman" w:cs="Arial"/>
          <w:color w:val="222222"/>
          <w:lang w:eastAsia="es-ES"/>
        </w:rPr>
      </w:pPr>
      <w:r w:rsidRPr="00E2536F">
        <w:rPr>
          <w:rFonts w:eastAsia="Times New Roman" w:cs="Arial"/>
          <w:color w:val="222222"/>
          <w:lang w:eastAsia="es-ES"/>
        </w:rPr>
        <w:t>-3|</w:t>
      </w:r>
      <w:r w:rsidRPr="00EA7924">
        <w:rPr>
          <w:rFonts w:eastAsia="Times New Roman" w:cs="Arial"/>
          <w:color w:val="222222"/>
          <w:lang w:eastAsia="es-ES"/>
        </w:rPr>
        <w:t>"No supera el tiempo de espera entre peticiones</w:t>
      </w:r>
      <w:r>
        <w:rPr>
          <w:rFonts w:eastAsia="Times New Roman" w:cs="Arial"/>
          <w:color w:val="222222"/>
          <w:lang w:eastAsia="es-ES"/>
        </w:rPr>
        <w:t>”</w:t>
      </w:r>
    </w:p>
    <w:p w14:paraId="206E769F" w14:textId="77777777" w:rsidR="00406852" w:rsidRPr="00EA7924" w:rsidRDefault="00406852" w:rsidP="00406852">
      <w:pPr>
        <w:numPr>
          <w:ilvl w:val="0"/>
          <w:numId w:val="21"/>
        </w:numPr>
        <w:shd w:val="clear" w:color="auto" w:fill="FFFFFF"/>
        <w:spacing w:before="100" w:beforeAutospacing="1" w:after="100" w:afterAutospacing="1" w:line="240" w:lineRule="auto"/>
        <w:ind w:left="839"/>
        <w:rPr>
          <w:rFonts w:eastAsia="Times New Roman" w:cs="Arial"/>
          <w:color w:val="222222"/>
          <w:lang w:eastAsia="es-ES"/>
        </w:rPr>
      </w:pPr>
      <w:r w:rsidRPr="00EA7924">
        <w:rPr>
          <w:rFonts w:eastAsia="Times New Roman" w:cs="Arial"/>
          <w:color w:val="222222"/>
          <w:lang w:eastAsia="es-ES"/>
        </w:rPr>
        <w:t>-8</w:t>
      </w:r>
      <w:r>
        <w:rPr>
          <w:rFonts w:eastAsia="Times New Roman" w:cs="Arial"/>
          <w:color w:val="222222"/>
          <w:lang w:eastAsia="es-ES"/>
        </w:rPr>
        <w:t>|</w:t>
      </w:r>
      <w:r w:rsidRPr="00EA7924">
        <w:rPr>
          <w:rFonts w:eastAsia="Times New Roman" w:cs="Arial"/>
          <w:color w:val="222222"/>
          <w:lang w:eastAsia="es-ES"/>
        </w:rPr>
        <w:t>"</w:t>
      </w:r>
      <w:r>
        <w:rPr>
          <w:rFonts w:eastAsia="Times New Roman" w:cs="Arial"/>
          <w:color w:val="222222"/>
          <w:lang w:eastAsia="es-ES"/>
        </w:rPr>
        <w:t xml:space="preserve">Error de logueo" </w:t>
      </w:r>
    </w:p>
    <w:p w14:paraId="48C97951" w14:textId="77777777" w:rsidR="00406852" w:rsidRPr="00EA7924" w:rsidRDefault="00406852" w:rsidP="00406852">
      <w:pPr>
        <w:numPr>
          <w:ilvl w:val="0"/>
          <w:numId w:val="21"/>
        </w:numPr>
        <w:shd w:val="clear" w:color="auto" w:fill="FFFFFF"/>
        <w:spacing w:before="100" w:beforeAutospacing="1" w:after="100" w:afterAutospacing="1" w:line="240" w:lineRule="auto"/>
        <w:ind w:left="839"/>
        <w:rPr>
          <w:rFonts w:eastAsia="Times New Roman" w:cs="Arial"/>
          <w:color w:val="222222"/>
          <w:lang w:eastAsia="es-ES"/>
        </w:rPr>
      </w:pPr>
      <w:r>
        <w:rPr>
          <w:rFonts w:eastAsia="Times New Roman" w:cs="Arial"/>
          <w:color w:val="222222"/>
          <w:lang w:eastAsia="es-ES"/>
        </w:rPr>
        <w:t>-9|</w:t>
      </w:r>
      <w:r w:rsidRPr="00EA7924">
        <w:rPr>
          <w:rFonts w:eastAsia="Times New Roman" w:cs="Arial"/>
          <w:color w:val="222222"/>
          <w:lang w:eastAsia="es-ES"/>
        </w:rPr>
        <w:t>Excepcion     </w:t>
      </w:r>
    </w:p>
    <w:p w14:paraId="7440042B" w14:textId="77777777" w:rsidR="00406852" w:rsidRDefault="00406852" w:rsidP="00406852">
      <w:pPr>
        <w:pStyle w:val="Default"/>
        <w:ind w:left="360"/>
        <w:rPr>
          <w:rFonts w:asciiTheme="minorHAnsi" w:hAnsiTheme="minorHAnsi"/>
          <w:sz w:val="22"/>
          <w:szCs w:val="22"/>
        </w:rPr>
      </w:pPr>
    </w:p>
    <w:p w14:paraId="56ECED77" w14:textId="77777777" w:rsidR="00406852" w:rsidRDefault="00406852" w:rsidP="00406852">
      <w:pPr>
        <w:pStyle w:val="Default"/>
        <w:ind w:left="360"/>
        <w:rPr>
          <w:rFonts w:asciiTheme="minorHAnsi" w:hAnsiTheme="minorHAnsi"/>
          <w:sz w:val="22"/>
          <w:szCs w:val="22"/>
        </w:rPr>
      </w:pPr>
    </w:p>
    <w:p w14:paraId="5A5ED435" w14:textId="77777777" w:rsidR="00406852" w:rsidRPr="006336EE" w:rsidRDefault="00406852" w:rsidP="00406852">
      <w:pPr>
        <w:pStyle w:val="Prrafodelista"/>
        <w:numPr>
          <w:ilvl w:val="1"/>
          <w:numId w:val="20"/>
        </w:numPr>
        <w:spacing w:after="0" w:line="240" w:lineRule="auto"/>
        <w:rPr>
          <w:ins w:id="8" w:author="Pablo Viggiano" w:date="2026-06-05T14:56:00Z" w16du:dateUtc="2026-06-05T17:56:00Z"/>
          <w:rFonts w:eastAsiaTheme="majorEastAsia" w:cs="Arial"/>
          <w:b/>
          <w:color w:val="000000" w:themeColor="text1"/>
          <w:spacing w:val="5"/>
          <w:kern w:val="28"/>
          <w:sz w:val="20"/>
          <w:szCs w:val="20"/>
          <w:u w:val="single"/>
          <w:rPrChange w:id="9" w:author="Pablo Viggiano" w:date="2026-06-05T14:56:00Z" w16du:dateUtc="2026-06-05T17:56:00Z">
            <w:rPr>
              <w:ins w:id="10" w:author="Pablo Viggiano" w:date="2026-06-05T14:56:00Z" w16du:dateUtc="2026-06-05T17:56:00Z"/>
              <w:b/>
              <w:sz w:val="20"/>
              <w:szCs w:val="20"/>
            </w:rPr>
          </w:rPrChange>
        </w:rPr>
      </w:pPr>
      <w:r w:rsidRPr="00F21F37">
        <w:rPr>
          <w:b/>
          <w:sz w:val="20"/>
          <w:szCs w:val="20"/>
          <w:u w:val="single"/>
        </w:rPr>
        <w:t>Tiempo mínimo entre consultas</w:t>
      </w:r>
      <w:r w:rsidRPr="00F21F37">
        <w:rPr>
          <w:b/>
          <w:sz w:val="20"/>
          <w:szCs w:val="20"/>
        </w:rPr>
        <w:t xml:space="preserve">: </w:t>
      </w:r>
      <w:r>
        <w:rPr>
          <w:b/>
          <w:sz w:val="20"/>
          <w:szCs w:val="20"/>
        </w:rPr>
        <w:t>5 minutos (</w:t>
      </w:r>
      <w:r w:rsidRPr="00F21F37">
        <w:rPr>
          <w:b/>
          <w:sz w:val="20"/>
          <w:szCs w:val="20"/>
        </w:rPr>
        <w:t>300</w:t>
      </w:r>
      <w:r>
        <w:rPr>
          <w:b/>
          <w:sz w:val="20"/>
          <w:szCs w:val="20"/>
        </w:rPr>
        <w:t xml:space="preserve"> segundos)</w:t>
      </w:r>
      <w:r w:rsidRPr="00F21F37">
        <w:rPr>
          <w:b/>
          <w:sz w:val="20"/>
          <w:szCs w:val="20"/>
        </w:rPr>
        <w:t xml:space="preserve">  </w:t>
      </w:r>
    </w:p>
    <w:p w14:paraId="2FB35491" w14:textId="77777777" w:rsidR="006336EE" w:rsidRDefault="006336EE" w:rsidP="006336EE">
      <w:pPr>
        <w:spacing w:after="0" w:line="240" w:lineRule="auto"/>
        <w:rPr>
          <w:ins w:id="11" w:author="Pablo Viggiano" w:date="2026-06-05T14:56:00Z" w16du:dateUtc="2026-06-05T17:56:00Z"/>
          <w:rFonts w:eastAsiaTheme="majorEastAsia" w:cs="Arial"/>
          <w:b/>
          <w:color w:val="000000" w:themeColor="text1"/>
          <w:spacing w:val="5"/>
          <w:kern w:val="28"/>
          <w:sz w:val="20"/>
          <w:szCs w:val="20"/>
          <w:u w:val="single"/>
        </w:rPr>
      </w:pPr>
    </w:p>
    <w:p w14:paraId="3969603E" w14:textId="77777777" w:rsidR="006336EE" w:rsidRDefault="006336EE" w:rsidP="006336EE">
      <w:pPr>
        <w:spacing w:after="0" w:line="240" w:lineRule="auto"/>
        <w:rPr>
          <w:ins w:id="12" w:author="Pablo Viggiano" w:date="2026-06-05T14:56:00Z" w16du:dateUtc="2026-06-05T17:56:00Z"/>
          <w:rFonts w:eastAsiaTheme="majorEastAsia" w:cs="Arial"/>
          <w:b/>
          <w:color w:val="000000" w:themeColor="text1"/>
          <w:spacing w:val="5"/>
          <w:kern w:val="28"/>
          <w:sz w:val="20"/>
          <w:szCs w:val="20"/>
          <w:u w:val="single"/>
        </w:rPr>
      </w:pPr>
    </w:p>
    <w:p w14:paraId="39FAC264" w14:textId="77777777" w:rsidR="006336EE" w:rsidRDefault="006336EE" w:rsidP="006336EE">
      <w:pPr>
        <w:spacing w:after="0" w:line="240" w:lineRule="auto"/>
        <w:rPr>
          <w:ins w:id="13" w:author="Pablo Viggiano" w:date="2026-06-05T14:56:00Z" w16du:dateUtc="2026-06-05T17:56:00Z"/>
          <w:rFonts w:eastAsiaTheme="majorEastAsia" w:cs="Arial"/>
          <w:b/>
          <w:color w:val="000000" w:themeColor="text1"/>
          <w:spacing w:val="5"/>
          <w:kern w:val="28"/>
          <w:sz w:val="20"/>
          <w:szCs w:val="20"/>
          <w:u w:val="single"/>
        </w:rPr>
      </w:pPr>
    </w:p>
    <w:p w14:paraId="591E8663" w14:textId="77777777" w:rsidR="006336EE" w:rsidRDefault="006336EE" w:rsidP="006336EE">
      <w:pPr>
        <w:spacing w:after="0" w:line="240" w:lineRule="auto"/>
        <w:rPr>
          <w:ins w:id="14" w:author="Pablo Viggiano" w:date="2026-06-05T14:56:00Z" w16du:dateUtc="2026-06-05T17:56:00Z"/>
          <w:rFonts w:eastAsiaTheme="majorEastAsia" w:cs="Arial"/>
          <w:b/>
          <w:color w:val="000000" w:themeColor="text1"/>
          <w:spacing w:val="5"/>
          <w:kern w:val="28"/>
          <w:sz w:val="20"/>
          <w:szCs w:val="20"/>
          <w:u w:val="single"/>
        </w:rPr>
      </w:pPr>
    </w:p>
    <w:p w14:paraId="37393901" w14:textId="77777777" w:rsidR="006336EE" w:rsidRPr="006336EE" w:rsidRDefault="006336EE" w:rsidP="006336EE">
      <w:pPr>
        <w:spacing w:after="0" w:line="240" w:lineRule="auto"/>
        <w:rPr>
          <w:ins w:id="15" w:author="Pablo Viggiano" w:date="2026-06-05T14:56:00Z" w16du:dateUtc="2026-06-05T17:56:00Z"/>
          <w:rFonts w:ascii="Helvetica" w:eastAsia="Times New Roman" w:hAnsi="Helvetica" w:cs="Times New Roman"/>
          <w:color w:val="000000"/>
          <w:sz w:val="18"/>
          <w:szCs w:val="18"/>
          <w:lang w:eastAsia="es-MX"/>
        </w:rPr>
      </w:pPr>
      <w:ins w:id="16" w:author="Pablo Viggiano" w:date="2026-06-05T14:56:00Z" w16du:dateUtc="2026-06-05T17:56:00Z">
        <w:r w:rsidRPr="006336EE">
          <w:rPr>
            <w:rFonts w:ascii="Helvetica" w:eastAsia="Times New Roman" w:hAnsi="Helvetica" w:cs="Times New Roman"/>
            <w:color w:val="000000"/>
            <w:sz w:val="18"/>
            <w:szCs w:val="18"/>
            <w:lang w:eastAsia="es-MX"/>
          </w:rPr>
          <w:br/>
          <w:t>usuario: YITOS</w:t>
        </w:r>
      </w:ins>
    </w:p>
    <w:p w14:paraId="294CBB33" w14:textId="77777777" w:rsidR="006336EE" w:rsidRPr="006336EE" w:rsidRDefault="006336EE" w:rsidP="006336EE">
      <w:pPr>
        <w:spacing w:after="0" w:line="240" w:lineRule="auto"/>
        <w:rPr>
          <w:ins w:id="17" w:author="Pablo Viggiano" w:date="2026-06-05T14:56:00Z" w16du:dateUtc="2026-06-05T17:56:00Z"/>
          <w:rFonts w:ascii="Helvetica" w:eastAsia="Times New Roman" w:hAnsi="Helvetica" w:cs="Times New Roman"/>
          <w:color w:val="000000"/>
          <w:sz w:val="18"/>
          <w:szCs w:val="18"/>
          <w:lang w:eastAsia="es-MX"/>
        </w:rPr>
      </w:pPr>
      <w:ins w:id="18" w:author="Pablo Viggiano" w:date="2026-06-05T14:56:00Z" w16du:dateUtc="2026-06-05T17:56:00Z">
        <w:r w:rsidRPr="006336EE">
          <w:rPr>
            <w:rFonts w:ascii="Helvetica" w:eastAsia="Times New Roman" w:hAnsi="Helvetica" w:cs="Times New Roman"/>
            <w:color w:val="000000"/>
            <w:sz w:val="18"/>
            <w:szCs w:val="18"/>
            <w:lang w:eastAsia="es-MX"/>
          </w:rPr>
          <w:t>clave:  WEBYITOS1045</w:t>
        </w:r>
      </w:ins>
    </w:p>
    <w:p w14:paraId="7FB65336" w14:textId="77777777" w:rsidR="006336EE" w:rsidRPr="006336EE" w:rsidRDefault="006336EE" w:rsidP="006336EE">
      <w:pPr>
        <w:spacing w:after="0" w:line="240" w:lineRule="auto"/>
        <w:rPr>
          <w:ins w:id="19" w:author="Pablo Viggiano" w:date="2026-06-05T14:56:00Z" w16du:dateUtc="2026-06-05T17:56:00Z"/>
          <w:rFonts w:ascii="Helvetica" w:eastAsia="Times New Roman" w:hAnsi="Helvetica" w:cs="Times New Roman"/>
          <w:color w:val="000000"/>
          <w:sz w:val="18"/>
          <w:szCs w:val="18"/>
          <w:lang w:eastAsia="es-MX"/>
        </w:rPr>
      </w:pPr>
      <w:ins w:id="20" w:author="Pablo Viggiano" w:date="2026-06-05T14:56:00Z" w16du:dateUtc="2026-06-05T17:56:00Z">
        <w:r w:rsidRPr="006336EE">
          <w:rPr>
            <w:rFonts w:ascii="Helvetica" w:eastAsia="Times New Roman" w:hAnsi="Helvetica" w:cs="Times New Roman"/>
            <w:color w:val="000000"/>
            <w:sz w:val="18"/>
            <w:szCs w:val="18"/>
            <w:lang w:eastAsia="es-MX"/>
          </w:rPr>
          <w:t>codEmpresa: 1045</w:t>
        </w:r>
      </w:ins>
    </w:p>
    <w:p w14:paraId="10A34DF5" w14:textId="77777777" w:rsidR="006336EE" w:rsidRPr="006336EE" w:rsidRDefault="006336EE" w:rsidP="006336EE">
      <w:pPr>
        <w:spacing w:after="0" w:line="240" w:lineRule="auto"/>
        <w:rPr>
          <w:ins w:id="21" w:author="Pablo Viggiano" w:date="2026-06-05T14:56:00Z" w16du:dateUtc="2026-06-05T17:56:00Z"/>
          <w:rFonts w:ascii="Helvetica" w:eastAsia="Times New Roman" w:hAnsi="Helvetica" w:cs="Times New Roman"/>
          <w:color w:val="000000"/>
          <w:sz w:val="18"/>
          <w:szCs w:val="18"/>
          <w:lang w:eastAsia="es-MX"/>
        </w:rPr>
      </w:pPr>
      <w:ins w:id="22" w:author="Pablo Viggiano" w:date="2026-06-05T14:56:00Z" w16du:dateUtc="2026-06-05T17:56:00Z">
        <w:r w:rsidRPr="006336EE">
          <w:rPr>
            <w:rFonts w:ascii="Helvetica" w:eastAsia="Times New Roman" w:hAnsi="Helvetica" w:cs="Times New Roman"/>
            <w:color w:val="000000"/>
            <w:sz w:val="18"/>
            <w:szCs w:val="18"/>
            <w:lang w:eastAsia="es-MX"/>
          </w:rPr>
          <w:t>codEntidad: 628</w:t>
        </w:r>
      </w:ins>
    </w:p>
    <w:p w14:paraId="58D138CC" w14:textId="77777777" w:rsidR="006336EE" w:rsidRPr="006336EE" w:rsidRDefault="006336EE" w:rsidP="006336EE">
      <w:pPr>
        <w:spacing w:after="0" w:line="240" w:lineRule="auto"/>
        <w:rPr>
          <w:rFonts w:eastAsiaTheme="majorEastAsia" w:cs="Arial"/>
          <w:b/>
          <w:color w:val="000000" w:themeColor="text1"/>
          <w:spacing w:val="5"/>
          <w:kern w:val="28"/>
          <w:sz w:val="20"/>
          <w:szCs w:val="20"/>
          <w:u w:val="single"/>
          <w:rPrChange w:id="23" w:author="Pablo Viggiano" w:date="2026-06-05T14:56:00Z" w16du:dateUtc="2026-06-05T17:56:00Z">
            <w:rPr/>
          </w:rPrChange>
        </w:rPr>
        <w:pPrChange w:id="24" w:author="Pablo Viggiano" w:date="2026-06-05T14:56:00Z" w16du:dateUtc="2026-06-05T17:56:00Z">
          <w:pPr>
            <w:pStyle w:val="Prrafodelista"/>
            <w:numPr>
              <w:ilvl w:val="1"/>
              <w:numId w:val="20"/>
            </w:numPr>
            <w:spacing w:after="0" w:line="240" w:lineRule="auto"/>
            <w:ind w:hanging="360"/>
          </w:pPr>
        </w:pPrChange>
      </w:pPr>
    </w:p>
    <w:p w14:paraId="02FFD744" w14:textId="77777777" w:rsidR="00406852" w:rsidRDefault="00406852" w:rsidP="00406852">
      <w:pPr>
        <w:spacing w:after="0" w:line="240" w:lineRule="auto"/>
        <w:rPr>
          <w:rStyle w:val="Referenciasutil"/>
          <w:rFonts w:eastAsiaTheme="majorEastAsia" w:cs="Arial"/>
          <w:b/>
          <w:smallCaps w:val="0"/>
          <w:color w:val="000000" w:themeColor="text1"/>
          <w:spacing w:val="5"/>
          <w:kern w:val="28"/>
          <w:sz w:val="20"/>
          <w:szCs w:val="20"/>
        </w:rPr>
      </w:pPr>
    </w:p>
    <w:p w14:paraId="2BF1EF4C" w14:textId="77777777" w:rsidR="00406852" w:rsidDel="00F9318D" w:rsidRDefault="00406852" w:rsidP="00406852">
      <w:pPr>
        <w:pStyle w:val="Prrafodelista"/>
        <w:keepNext/>
        <w:keepLines/>
        <w:spacing w:before="200" w:after="0"/>
        <w:outlineLvl w:val="2"/>
        <w:rPr>
          <w:del w:id="25" w:author="aruiz" w:date="2019-01-17T11:22:00Z"/>
          <w:color w:val="000000" w:themeColor="text1"/>
          <w:lang w:val="es-ES" w:eastAsia="es-ES"/>
        </w:rPr>
      </w:pPr>
    </w:p>
    <w:p w14:paraId="7B75F4CD" w14:textId="77777777" w:rsidR="00406852" w:rsidDel="00F9318D" w:rsidRDefault="00406852" w:rsidP="00406852">
      <w:pPr>
        <w:pStyle w:val="Prrafodelista"/>
        <w:keepNext/>
        <w:keepLines/>
        <w:spacing w:before="200" w:after="0"/>
        <w:outlineLvl w:val="2"/>
        <w:rPr>
          <w:del w:id="26" w:author="aruiz" w:date="2019-01-17T11:22:00Z"/>
          <w:color w:val="000000" w:themeColor="text1"/>
          <w:lang w:val="es-ES" w:eastAsia="es-ES"/>
        </w:rPr>
      </w:pPr>
    </w:p>
    <w:p w14:paraId="773D442C" w14:textId="77777777" w:rsidR="00406852" w:rsidDel="00F9318D" w:rsidRDefault="00406852" w:rsidP="00406852">
      <w:pPr>
        <w:pStyle w:val="Prrafodelista"/>
        <w:keepNext/>
        <w:keepLines/>
        <w:spacing w:before="200" w:after="0"/>
        <w:outlineLvl w:val="2"/>
        <w:rPr>
          <w:del w:id="27" w:author="aruiz" w:date="2019-01-17T11:22:00Z"/>
          <w:color w:val="000000" w:themeColor="text1"/>
          <w:lang w:val="es-ES" w:eastAsia="es-ES"/>
        </w:rPr>
      </w:pPr>
    </w:p>
    <w:p w14:paraId="046D34D0" w14:textId="77777777" w:rsidR="00406852" w:rsidDel="00F9318D" w:rsidRDefault="00406852" w:rsidP="00406852">
      <w:pPr>
        <w:pStyle w:val="Prrafodelista"/>
        <w:keepNext/>
        <w:keepLines/>
        <w:spacing w:before="200" w:after="0"/>
        <w:outlineLvl w:val="2"/>
        <w:rPr>
          <w:del w:id="28" w:author="aruiz" w:date="2019-01-17T11:22:00Z"/>
          <w:color w:val="000000" w:themeColor="text1"/>
          <w:lang w:val="es-ES" w:eastAsia="es-ES"/>
        </w:rPr>
      </w:pPr>
    </w:p>
    <w:p w14:paraId="6C8FC788" w14:textId="77777777" w:rsidR="00406852" w:rsidRDefault="00406852" w:rsidP="00406852">
      <w:pPr>
        <w:pStyle w:val="Prrafodelista"/>
        <w:keepNext/>
        <w:keepLines/>
        <w:spacing w:before="200" w:after="0"/>
        <w:outlineLvl w:val="2"/>
        <w:rPr>
          <w:color w:val="000000" w:themeColor="text1"/>
          <w:lang w:val="es-ES" w:eastAsia="es-ES"/>
        </w:rPr>
      </w:pPr>
    </w:p>
    <w:p w14:paraId="62E6A08B" w14:textId="77777777" w:rsidR="00406852" w:rsidRDefault="00406852" w:rsidP="00406852">
      <w:pPr>
        <w:pStyle w:val="Prrafodelista"/>
        <w:keepNext/>
        <w:keepLines/>
        <w:spacing w:before="200" w:after="0"/>
        <w:outlineLvl w:val="2"/>
        <w:rPr>
          <w:color w:val="000000" w:themeColor="text1"/>
          <w:lang w:val="es-ES" w:eastAsia="es-ES"/>
        </w:rPr>
      </w:pPr>
    </w:p>
    <w:p w14:paraId="44A9E32A" w14:textId="77777777" w:rsidR="00406852" w:rsidRDefault="00406852" w:rsidP="00406852">
      <w:pPr>
        <w:pStyle w:val="Prrafodelista"/>
        <w:keepNext/>
        <w:keepLines/>
        <w:spacing w:before="200" w:after="0"/>
        <w:outlineLvl w:val="2"/>
        <w:rPr>
          <w:color w:val="000000" w:themeColor="text1"/>
          <w:lang w:val="es-ES" w:eastAsia="es-ES"/>
        </w:rPr>
      </w:pPr>
    </w:p>
    <w:p w14:paraId="447CA6F6" w14:textId="77777777" w:rsidR="00406852" w:rsidRDefault="00406852" w:rsidP="00406852">
      <w:pPr>
        <w:pStyle w:val="Prrafodelista"/>
        <w:keepNext/>
        <w:keepLines/>
        <w:spacing w:before="200" w:after="0"/>
        <w:outlineLvl w:val="2"/>
        <w:rPr>
          <w:color w:val="000000" w:themeColor="text1"/>
          <w:lang w:val="es-ES" w:eastAsia="es-ES"/>
        </w:rPr>
      </w:pPr>
    </w:p>
    <w:p w14:paraId="7D1E0A00" w14:textId="77777777" w:rsidR="00494EC5" w:rsidDel="00F9318D" w:rsidRDefault="00494EC5" w:rsidP="0031155B">
      <w:pPr>
        <w:pStyle w:val="Prrafodelista"/>
        <w:keepNext/>
        <w:keepLines/>
        <w:spacing w:before="200" w:after="0"/>
        <w:outlineLvl w:val="2"/>
        <w:rPr>
          <w:del w:id="29" w:author="aruiz" w:date="2019-01-17T11:22:00Z"/>
          <w:color w:val="000000" w:themeColor="text1"/>
          <w:lang w:val="es-ES" w:eastAsia="es-ES"/>
        </w:rPr>
      </w:pPr>
    </w:p>
    <w:p w14:paraId="04728BA7" w14:textId="77777777" w:rsidR="00494EC5" w:rsidRDefault="00494EC5" w:rsidP="0031155B">
      <w:pPr>
        <w:pStyle w:val="Prrafodelista"/>
        <w:keepNext/>
        <w:keepLines/>
        <w:spacing w:before="200" w:after="0"/>
        <w:outlineLvl w:val="2"/>
        <w:rPr>
          <w:color w:val="000000" w:themeColor="text1"/>
          <w:lang w:val="es-ES" w:eastAsia="es-ES"/>
        </w:rPr>
      </w:pPr>
    </w:p>
    <w:p w14:paraId="39643D7E" w14:textId="77777777" w:rsidR="00494EC5" w:rsidRDefault="00494EC5" w:rsidP="0031155B">
      <w:pPr>
        <w:pStyle w:val="Prrafodelista"/>
        <w:keepNext/>
        <w:keepLines/>
        <w:spacing w:before="200" w:after="0"/>
        <w:outlineLvl w:val="2"/>
        <w:rPr>
          <w:color w:val="000000" w:themeColor="text1"/>
          <w:lang w:val="es-ES" w:eastAsia="es-ES"/>
        </w:rPr>
      </w:pPr>
    </w:p>
    <w:p w14:paraId="5597CA9D" w14:textId="77777777" w:rsidR="00494EC5" w:rsidRDefault="00494EC5" w:rsidP="0031155B">
      <w:pPr>
        <w:pStyle w:val="Prrafodelista"/>
        <w:keepNext/>
        <w:keepLines/>
        <w:spacing w:before="200" w:after="0"/>
        <w:outlineLvl w:val="2"/>
        <w:rPr>
          <w:color w:val="000000" w:themeColor="text1"/>
          <w:lang w:val="es-ES" w:eastAsia="es-ES"/>
        </w:rPr>
      </w:pPr>
    </w:p>
    <w:p w14:paraId="3B44B995" w14:textId="77777777" w:rsidR="00494EC5" w:rsidRDefault="00494EC5" w:rsidP="0031155B">
      <w:pPr>
        <w:pStyle w:val="Prrafodelista"/>
        <w:keepNext/>
        <w:keepLines/>
        <w:spacing w:before="200" w:after="0"/>
        <w:outlineLvl w:val="2"/>
        <w:rPr>
          <w:color w:val="000000" w:themeColor="text1"/>
          <w:lang w:val="es-ES" w:eastAsia="es-ES"/>
        </w:rPr>
      </w:pPr>
    </w:p>
    <w:sectPr w:rsidR="00494EC5" w:rsidSect="004F7DA2">
      <w:headerReference w:type="default" r:id="rId31"/>
      <w:footerReference w:type="default" r:id="rId3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5B3B7" w14:textId="77777777" w:rsidR="006B758E" w:rsidRDefault="006B758E" w:rsidP="0032324B">
      <w:pPr>
        <w:spacing w:after="0" w:line="240" w:lineRule="auto"/>
      </w:pPr>
      <w:r>
        <w:separator/>
      </w:r>
    </w:p>
  </w:endnote>
  <w:endnote w:type="continuationSeparator" w:id="0">
    <w:p w14:paraId="1EE6EB14" w14:textId="77777777" w:rsidR="006B758E" w:rsidRDefault="006B758E" w:rsidP="003232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393611"/>
      <w:docPartObj>
        <w:docPartGallery w:val="Page Numbers (Bottom of Page)"/>
        <w:docPartUnique/>
      </w:docPartObj>
    </w:sdtPr>
    <w:sdtContent>
      <w:p w14:paraId="58AE1C13" w14:textId="77777777" w:rsidR="00CE4EB8" w:rsidRDefault="00D41BB5">
        <w:pPr>
          <w:pStyle w:val="Piedepgina"/>
          <w:jc w:val="right"/>
        </w:pPr>
        <w:r>
          <w:fldChar w:fldCharType="begin"/>
        </w:r>
        <w:r>
          <w:instrText xml:space="preserve"> PAGE   \* MERGEFORMAT </w:instrText>
        </w:r>
        <w:r>
          <w:fldChar w:fldCharType="separate"/>
        </w:r>
        <w:r>
          <w:rPr>
            <w:noProof/>
          </w:rPr>
          <w:t>18</w:t>
        </w:r>
        <w:r>
          <w:rPr>
            <w:noProof/>
          </w:rPr>
          <w:fldChar w:fldCharType="end"/>
        </w:r>
      </w:p>
    </w:sdtContent>
  </w:sdt>
  <w:p w14:paraId="2A77F812" w14:textId="77777777" w:rsidR="00CE4EB8" w:rsidRDefault="00CE4EB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65F59" w14:textId="77777777" w:rsidR="006B758E" w:rsidRDefault="006B758E" w:rsidP="0032324B">
      <w:pPr>
        <w:spacing w:after="0" w:line="240" w:lineRule="auto"/>
      </w:pPr>
      <w:r>
        <w:separator/>
      </w:r>
    </w:p>
  </w:footnote>
  <w:footnote w:type="continuationSeparator" w:id="0">
    <w:p w14:paraId="51270A01" w14:textId="77777777" w:rsidR="006B758E" w:rsidRDefault="006B758E" w:rsidP="003232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000000"/>
        <w:left w:val="single" w:sz="4" w:space="0" w:color="000000"/>
        <w:bottom w:val="single" w:sz="4" w:space="0" w:color="000000"/>
        <w:right w:val="single" w:sz="4" w:space="0" w:color="000000"/>
      </w:tblBorders>
      <w:tblLook w:val="00A0" w:firstRow="1" w:lastRow="0" w:firstColumn="1" w:lastColumn="0" w:noHBand="0" w:noVBand="0"/>
    </w:tblPr>
    <w:tblGrid>
      <w:gridCol w:w="6626"/>
      <w:gridCol w:w="2202"/>
    </w:tblGrid>
    <w:tr w:rsidR="00CE4EB8" w14:paraId="380B38A0" w14:textId="77777777" w:rsidTr="00AA48EE">
      <w:tc>
        <w:tcPr>
          <w:tcW w:w="7054" w:type="dxa"/>
          <w:tcBorders>
            <w:top w:val="single" w:sz="4" w:space="0" w:color="000000"/>
          </w:tcBorders>
        </w:tcPr>
        <w:p w14:paraId="3829F139" w14:textId="77777777" w:rsidR="00CE4EB8" w:rsidRDefault="00CE4EB8" w:rsidP="00AA48EE">
          <w:pPr>
            <w:pStyle w:val="Encabezado"/>
            <w:rPr>
              <w:sz w:val="20"/>
              <w:szCs w:val="20"/>
            </w:rPr>
          </w:pPr>
          <w:r>
            <w:rPr>
              <w:sz w:val="20"/>
              <w:szCs w:val="20"/>
            </w:rPr>
            <w:t xml:space="preserve">Instructivo de uso </w:t>
          </w:r>
        </w:p>
        <w:p w14:paraId="3C17F96A" w14:textId="77777777" w:rsidR="00CE4EB8" w:rsidRPr="009024A6" w:rsidRDefault="00CE4EB8" w:rsidP="00AA48EE">
          <w:pPr>
            <w:pStyle w:val="Encabezado"/>
            <w:rPr>
              <w:i/>
              <w:sz w:val="24"/>
              <w:szCs w:val="24"/>
            </w:rPr>
          </w:pPr>
          <w:r>
            <w:rPr>
              <w:i/>
              <w:sz w:val="24"/>
              <w:szCs w:val="24"/>
            </w:rPr>
            <w:t>Servicios web – Cuando llega</w:t>
          </w:r>
        </w:p>
        <w:p w14:paraId="7EC82BF3" w14:textId="77777777" w:rsidR="00CE4EB8" w:rsidRPr="00855D4F" w:rsidRDefault="00CE4EB8" w:rsidP="00AA48EE">
          <w:pPr>
            <w:pStyle w:val="Encabezado"/>
            <w:rPr>
              <w:sz w:val="20"/>
              <w:szCs w:val="20"/>
            </w:rPr>
          </w:pPr>
        </w:p>
      </w:tc>
      <w:tc>
        <w:tcPr>
          <w:tcW w:w="1666" w:type="dxa"/>
          <w:tcBorders>
            <w:top w:val="single" w:sz="4" w:space="0" w:color="000000"/>
          </w:tcBorders>
          <w:vAlign w:val="center"/>
        </w:tcPr>
        <w:p w14:paraId="604AFE50" w14:textId="77777777" w:rsidR="00CE4EB8" w:rsidRPr="00855D4F" w:rsidRDefault="00CE4EB8" w:rsidP="00AA48EE">
          <w:pPr>
            <w:pStyle w:val="Encabezado"/>
            <w:jc w:val="right"/>
            <w:rPr>
              <w:sz w:val="20"/>
              <w:szCs w:val="20"/>
            </w:rPr>
          </w:pPr>
          <w:r>
            <w:rPr>
              <w:b/>
              <w:i/>
              <w:noProof/>
              <w:sz w:val="48"/>
              <w:szCs w:val="20"/>
              <w:lang w:val="es-ES" w:eastAsia="es-ES"/>
            </w:rPr>
            <w:drawing>
              <wp:inline distT="0" distB="0" distL="0" distR="0" wp14:anchorId="29E4E9D9" wp14:editId="4DEBF489">
                <wp:extent cx="1242060" cy="220980"/>
                <wp:effectExtent l="19050" t="0" r="0" b="0"/>
                <wp:docPr id="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1"/>
                        <a:srcRect/>
                        <a:stretch>
                          <a:fillRect/>
                        </a:stretch>
                      </pic:blipFill>
                      <pic:spPr bwMode="auto">
                        <a:xfrm>
                          <a:off x="0" y="0"/>
                          <a:ext cx="1242060" cy="220980"/>
                        </a:xfrm>
                        <a:prstGeom prst="rect">
                          <a:avLst/>
                        </a:prstGeom>
                        <a:noFill/>
                        <a:ln w="9525">
                          <a:noFill/>
                          <a:miter lim="800000"/>
                          <a:headEnd/>
                          <a:tailEnd/>
                        </a:ln>
                      </pic:spPr>
                    </pic:pic>
                  </a:graphicData>
                </a:graphic>
              </wp:inline>
            </w:drawing>
          </w:r>
        </w:p>
      </w:tc>
    </w:tr>
    <w:tr w:rsidR="00CE4EB8" w14:paraId="0002D4CB" w14:textId="77777777" w:rsidTr="00AA48EE">
      <w:tc>
        <w:tcPr>
          <w:tcW w:w="8720" w:type="dxa"/>
          <w:gridSpan w:val="2"/>
          <w:tcBorders>
            <w:bottom w:val="single" w:sz="4" w:space="0" w:color="000000"/>
          </w:tcBorders>
        </w:tcPr>
        <w:p w14:paraId="21882BBE" w14:textId="77777777" w:rsidR="00CE4EB8" w:rsidRPr="00855D4F" w:rsidRDefault="00CE4EB8" w:rsidP="00F155B1">
          <w:pPr>
            <w:pStyle w:val="Encabezado"/>
            <w:jc w:val="center"/>
            <w:rPr>
              <w:sz w:val="20"/>
              <w:szCs w:val="20"/>
            </w:rPr>
          </w:pPr>
          <w:r>
            <w:rPr>
              <w:rFonts w:cs="Tahoma"/>
              <w:sz w:val="20"/>
              <w:szCs w:val="20"/>
            </w:rPr>
            <w:t>Versión: 1.0</w:t>
          </w:r>
          <w:r w:rsidRPr="00855D4F">
            <w:rPr>
              <w:rFonts w:cs="Tahoma"/>
              <w:sz w:val="20"/>
              <w:szCs w:val="20"/>
            </w:rPr>
            <w:t xml:space="preserve">, fecha de emisión: </w:t>
          </w:r>
          <w:fldSimple w:instr=" DOCPROPERTY  LastSavedTime  \* MERGEFORMAT ">
            <w:r w:rsidRPr="00ED60EF">
              <w:rPr>
                <w:rFonts w:cs="Tahoma"/>
                <w:sz w:val="20"/>
                <w:szCs w:val="20"/>
              </w:rPr>
              <w:t>19/12/2017 9:22</w:t>
            </w:r>
          </w:fldSimple>
        </w:p>
      </w:tc>
    </w:tr>
  </w:tbl>
  <w:p w14:paraId="07AA2F24" w14:textId="77777777" w:rsidR="00CE4EB8" w:rsidRDefault="00CE4EB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47CF4"/>
    <w:multiLevelType w:val="hybridMultilevel"/>
    <w:tmpl w:val="CC30CF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41F1170"/>
    <w:multiLevelType w:val="hybridMultilevel"/>
    <w:tmpl w:val="F54ABB84"/>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B4901CD"/>
    <w:multiLevelType w:val="hybridMultilevel"/>
    <w:tmpl w:val="835240C4"/>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 w15:restartNumberingAfterBreak="0">
    <w:nsid w:val="249A644B"/>
    <w:multiLevelType w:val="multilevel"/>
    <w:tmpl w:val="E2489774"/>
    <w:lvl w:ilvl="0">
      <w:start w:val="1"/>
      <w:numFmt w:val="decimal"/>
      <w:lvlText w:val="%1."/>
      <w:lvlJc w:val="left"/>
      <w:pPr>
        <w:ind w:left="360" w:hanging="360"/>
      </w:pPr>
      <w:rPr>
        <w:rFonts w:hint="default"/>
        <w:i w:val="0"/>
        <w:color w:val="auto"/>
      </w:rPr>
    </w:lvl>
    <w:lvl w:ilvl="1">
      <w:start w:val="1"/>
      <w:numFmt w:val="decimal"/>
      <w:lvlText w:val="%1.%2."/>
      <w:lvlJc w:val="left"/>
      <w:pPr>
        <w:ind w:left="360" w:hanging="360"/>
      </w:pPr>
      <w:rPr>
        <w:rFonts w:hint="default"/>
        <w:i w:val="0"/>
        <w:color w:val="auto"/>
      </w:rPr>
    </w:lvl>
    <w:lvl w:ilvl="2">
      <w:start w:val="1"/>
      <w:numFmt w:val="decimal"/>
      <w:lvlText w:val="%1.%2.%3."/>
      <w:lvlJc w:val="left"/>
      <w:pPr>
        <w:ind w:left="720" w:hanging="720"/>
      </w:pPr>
      <w:rPr>
        <w:rFonts w:hint="default"/>
        <w:i w:val="0"/>
        <w:color w:val="auto"/>
      </w:rPr>
    </w:lvl>
    <w:lvl w:ilvl="3">
      <w:start w:val="1"/>
      <w:numFmt w:val="decimal"/>
      <w:lvlText w:val="%1.%2.%3.%4."/>
      <w:lvlJc w:val="left"/>
      <w:pPr>
        <w:ind w:left="720" w:hanging="720"/>
      </w:pPr>
      <w:rPr>
        <w:rFonts w:hint="default"/>
        <w:i w:val="0"/>
        <w:color w:val="auto"/>
      </w:rPr>
    </w:lvl>
    <w:lvl w:ilvl="4">
      <w:start w:val="1"/>
      <w:numFmt w:val="decimal"/>
      <w:lvlText w:val="%1.%2.%3.%4.%5."/>
      <w:lvlJc w:val="left"/>
      <w:pPr>
        <w:ind w:left="1080" w:hanging="1080"/>
      </w:pPr>
      <w:rPr>
        <w:rFonts w:hint="default"/>
        <w:i w:val="0"/>
        <w:color w:val="auto"/>
      </w:rPr>
    </w:lvl>
    <w:lvl w:ilvl="5">
      <w:start w:val="1"/>
      <w:numFmt w:val="decimal"/>
      <w:lvlText w:val="%1.%2.%3.%4.%5.%6."/>
      <w:lvlJc w:val="left"/>
      <w:pPr>
        <w:ind w:left="1080" w:hanging="1080"/>
      </w:pPr>
      <w:rPr>
        <w:rFonts w:hint="default"/>
        <w:i w:val="0"/>
        <w:color w:val="auto"/>
      </w:rPr>
    </w:lvl>
    <w:lvl w:ilvl="6">
      <w:start w:val="1"/>
      <w:numFmt w:val="decimal"/>
      <w:lvlText w:val="%1.%2.%3.%4.%5.%6.%7."/>
      <w:lvlJc w:val="left"/>
      <w:pPr>
        <w:ind w:left="1440" w:hanging="1440"/>
      </w:pPr>
      <w:rPr>
        <w:rFonts w:hint="default"/>
        <w:i w:val="0"/>
        <w:color w:val="auto"/>
      </w:rPr>
    </w:lvl>
    <w:lvl w:ilvl="7">
      <w:start w:val="1"/>
      <w:numFmt w:val="decimal"/>
      <w:lvlText w:val="%1.%2.%3.%4.%5.%6.%7.%8."/>
      <w:lvlJc w:val="left"/>
      <w:pPr>
        <w:ind w:left="1440" w:hanging="1440"/>
      </w:pPr>
      <w:rPr>
        <w:rFonts w:hint="default"/>
        <w:i w:val="0"/>
        <w:color w:val="auto"/>
      </w:rPr>
    </w:lvl>
    <w:lvl w:ilvl="8">
      <w:start w:val="1"/>
      <w:numFmt w:val="decimal"/>
      <w:lvlText w:val="%1.%2.%3.%4.%5.%6.%7.%8.%9."/>
      <w:lvlJc w:val="left"/>
      <w:pPr>
        <w:ind w:left="1800" w:hanging="1800"/>
      </w:pPr>
      <w:rPr>
        <w:rFonts w:hint="default"/>
        <w:i w:val="0"/>
        <w:color w:val="auto"/>
      </w:rPr>
    </w:lvl>
  </w:abstractNum>
  <w:abstractNum w:abstractNumId="4" w15:restartNumberingAfterBreak="0">
    <w:nsid w:val="259B6C60"/>
    <w:multiLevelType w:val="hybridMultilevel"/>
    <w:tmpl w:val="987652B0"/>
    <w:lvl w:ilvl="0" w:tplc="76285D44">
      <w:numFmt w:val="bullet"/>
      <w:lvlText w:val="-"/>
      <w:lvlJc w:val="left"/>
      <w:pPr>
        <w:ind w:left="720" w:hanging="360"/>
      </w:pPr>
      <w:rPr>
        <w:rFonts w:ascii="Calibri" w:eastAsia="Times New Roman" w:hAnsi="Calibri" w:cstheme="maj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BF751CF"/>
    <w:multiLevelType w:val="hybridMultilevel"/>
    <w:tmpl w:val="CE7C1972"/>
    <w:lvl w:ilvl="0" w:tplc="1F7A0422">
      <w:start w:val="1"/>
      <w:numFmt w:val="decimal"/>
      <w:lvlText w:val="%1."/>
      <w:lvlJc w:val="left"/>
      <w:pPr>
        <w:ind w:left="720" w:hanging="360"/>
      </w:pPr>
      <w:rPr>
        <w:rFonts w:asciiTheme="minorHAnsi" w:hAnsiTheme="minorHAnsi" w:hint="default"/>
        <w:b w:val="0"/>
        <w:color w:val="auto"/>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F882377"/>
    <w:multiLevelType w:val="hybridMultilevel"/>
    <w:tmpl w:val="0114B034"/>
    <w:lvl w:ilvl="0" w:tplc="2C0A000D">
      <w:start w:val="1"/>
      <w:numFmt w:val="bullet"/>
      <w:lvlText w:val=""/>
      <w:lvlJc w:val="left"/>
      <w:pPr>
        <w:ind w:left="2160" w:hanging="360"/>
      </w:pPr>
      <w:rPr>
        <w:rFonts w:ascii="Wingdings" w:hAnsi="Wingdings" w:hint="default"/>
      </w:rPr>
    </w:lvl>
    <w:lvl w:ilvl="1" w:tplc="2C0A0003" w:tentative="1">
      <w:start w:val="1"/>
      <w:numFmt w:val="bullet"/>
      <w:lvlText w:val="o"/>
      <w:lvlJc w:val="left"/>
      <w:pPr>
        <w:ind w:left="2880" w:hanging="360"/>
      </w:pPr>
      <w:rPr>
        <w:rFonts w:ascii="Courier New" w:hAnsi="Courier New" w:cs="Courier New" w:hint="default"/>
      </w:rPr>
    </w:lvl>
    <w:lvl w:ilvl="2" w:tplc="2C0A0005" w:tentative="1">
      <w:start w:val="1"/>
      <w:numFmt w:val="bullet"/>
      <w:lvlText w:val=""/>
      <w:lvlJc w:val="left"/>
      <w:pPr>
        <w:ind w:left="3600" w:hanging="360"/>
      </w:pPr>
      <w:rPr>
        <w:rFonts w:ascii="Wingdings" w:hAnsi="Wingdings" w:hint="default"/>
      </w:rPr>
    </w:lvl>
    <w:lvl w:ilvl="3" w:tplc="2C0A0001" w:tentative="1">
      <w:start w:val="1"/>
      <w:numFmt w:val="bullet"/>
      <w:lvlText w:val=""/>
      <w:lvlJc w:val="left"/>
      <w:pPr>
        <w:ind w:left="4320" w:hanging="360"/>
      </w:pPr>
      <w:rPr>
        <w:rFonts w:ascii="Symbol" w:hAnsi="Symbol" w:hint="default"/>
      </w:rPr>
    </w:lvl>
    <w:lvl w:ilvl="4" w:tplc="2C0A0003" w:tentative="1">
      <w:start w:val="1"/>
      <w:numFmt w:val="bullet"/>
      <w:lvlText w:val="o"/>
      <w:lvlJc w:val="left"/>
      <w:pPr>
        <w:ind w:left="5040" w:hanging="360"/>
      </w:pPr>
      <w:rPr>
        <w:rFonts w:ascii="Courier New" w:hAnsi="Courier New" w:cs="Courier New" w:hint="default"/>
      </w:rPr>
    </w:lvl>
    <w:lvl w:ilvl="5" w:tplc="2C0A0005" w:tentative="1">
      <w:start w:val="1"/>
      <w:numFmt w:val="bullet"/>
      <w:lvlText w:val=""/>
      <w:lvlJc w:val="left"/>
      <w:pPr>
        <w:ind w:left="5760" w:hanging="360"/>
      </w:pPr>
      <w:rPr>
        <w:rFonts w:ascii="Wingdings" w:hAnsi="Wingdings" w:hint="default"/>
      </w:rPr>
    </w:lvl>
    <w:lvl w:ilvl="6" w:tplc="2C0A0001" w:tentative="1">
      <w:start w:val="1"/>
      <w:numFmt w:val="bullet"/>
      <w:lvlText w:val=""/>
      <w:lvlJc w:val="left"/>
      <w:pPr>
        <w:ind w:left="6480" w:hanging="360"/>
      </w:pPr>
      <w:rPr>
        <w:rFonts w:ascii="Symbol" w:hAnsi="Symbol" w:hint="default"/>
      </w:rPr>
    </w:lvl>
    <w:lvl w:ilvl="7" w:tplc="2C0A0003" w:tentative="1">
      <w:start w:val="1"/>
      <w:numFmt w:val="bullet"/>
      <w:lvlText w:val="o"/>
      <w:lvlJc w:val="left"/>
      <w:pPr>
        <w:ind w:left="7200" w:hanging="360"/>
      </w:pPr>
      <w:rPr>
        <w:rFonts w:ascii="Courier New" w:hAnsi="Courier New" w:cs="Courier New" w:hint="default"/>
      </w:rPr>
    </w:lvl>
    <w:lvl w:ilvl="8" w:tplc="2C0A0005" w:tentative="1">
      <w:start w:val="1"/>
      <w:numFmt w:val="bullet"/>
      <w:lvlText w:val=""/>
      <w:lvlJc w:val="left"/>
      <w:pPr>
        <w:ind w:left="7920" w:hanging="360"/>
      </w:pPr>
      <w:rPr>
        <w:rFonts w:ascii="Wingdings" w:hAnsi="Wingdings" w:hint="default"/>
      </w:rPr>
    </w:lvl>
  </w:abstractNum>
  <w:abstractNum w:abstractNumId="7" w15:restartNumberingAfterBreak="0">
    <w:nsid w:val="3B450C6A"/>
    <w:multiLevelType w:val="hybridMultilevel"/>
    <w:tmpl w:val="E9D2C2A2"/>
    <w:lvl w:ilvl="0" w:tplc="2C0A000D">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D6D4014"/>
    <w:multiLevelType w:val="hybridMultilevel"/>
    <w:tmpl w:val="EB3A9FC0"/>
    <w:lvl w:ilvl="0" w:tplc="0C0A0001">
      <w:start w:val="1"/>
      <w:numFmt w:val="bullet"/>
      <w:lvlText w:val=""/>
      <w:lvlJc w:val="left"/>
      <w:pPr>
        <w:ind w:left="2880" w:hanging="360"/>
      </w:pPr>
      <w:rPr>
        <w:rFonts w:ascii="Symbol" w:hAnsi="Symbol" w:hint="default"/>
      </w:rPr>
    </w:lvl>
    <w:lvl w:ilvl="1" w:tplc="0C0A0003" w:tentative="1">
      <w:start w:val="1"/>
      <w:numFmt w:val="bullet"/>
      <w:lvlText w:val="o"/>
      <w:lvlJc w:val="left"/>
      <w:pPr>
        <w:ind w:left="3600" w:hanging="360"/>
      </w:pPr>
      <w:rPr>
        <w:rFonts w:ascii="Courier New" w:hAnsi="Courier New" w:cs="Courier New" w:hint="default"/>
      </w:rPr>
    </w:lvl>
    <w:lvl w:ilvl="2" w:tplc="0C0A0005" w:tentative="1">
      <w:start w:val="1"/>
      <w:numFmt w:val="bullet"/>
      <w:lvlText w:val=""/>
      <w:lvlJc w:val="left"/>
      <w:pPr>
        <w:ind w:left="4320" w:hanging="360"/>
      </w:pPr>
      <w:rPr>
        <w:rFonts w:ascii="Wingdings" w:hAnsi="Wingdings" w:hint="default"/>
      </w:rPr>
    </w:lvl>
    <w:lvl w:ilvl="3" w:tplc="0C0A0001" w:tentative="1">
      <w:start w:val="1"/>
      <w:numFmt w:val="bullet"/>
      <w:lvlText w:val=""/>
      <w:lvlJc w:val="left"/>
      <w:pPr>
        <w:ind w:left="5040" w:hanging="360"/>
      </w:pPr>
      <w:rPr>
        <w:rFonts w:ascii="Symbol" w:hAnsi="Symbol" w:hint="default"/>
      </w:rPr>
    </w:lvl>
    <w:lvl w:ilvl="4" w:tplc="0C0A0003" w:tentative="1">
      <w:start w:val="1"/>
      <w:numFmt w:val="bullet"/>
      <w:lvlText w:val="o"/>
      <w:lvlJc w:val="left"/>
      <w:pPr>
        <w:ind w:left="5760" w:hanging="360"/>
      </w:pPr>
      <w:rPr>
        <w:rFonts w:ascii="Courier New" w:hAnsi="Courier New" w:cs="Courier New" w:hint="default"/>
      </w:rPr>
    </w:lvl>
    <w:lvl w:ilvl="5" w:tplc="0C0A0005" w:tentative="1">
      <w:start w:val="1"/>
      <w:numFmt w:val="bullet"/>
      <w:lvlText w:val=""/>
      <w:lvlJc w:val="left"/>
      <w:pPr>
        <w:ind w:left="6480" w:hanging="360"/>
      </w:pPr>
      <w:rPr>
        <w:rFonts w:ascii="Wingdings" w:hAnsi="Wingdings" w:hint="default"/>
      </w:rPr>
    </w:lvl>
    <w:lvl w:ilvl="6" w:tplc="0C0A0001" w:tentative="1">
      <w:start w:val="1"/>
      <w:numFmt w:val="bullet"/>
      <w:lvlText w:val=""/>
      <w:lvlJc w:val="left"/>
      <w:pPr>
        <w:ind w:left="7200" w:hanging="360"/>
      </w:pPr>
      <w:rPr>
        <w:rFonts w:ascii="Symbol" w:hAnsi="Symbol" w:hint="default"/>
      </w:rPr>
    </w:lvl>
    <w:lvl w:ilvl="7" w:tplc="0C0A0003" w:tentative="1">
      <w:start w:val="1"/>
      <w:numFmt w:val="bullet"/>
      <w:lvlText w:val="o"/>
      <w:lvlJc w:val="left"/>
      <w:pPr>
        <w:ind w:left="7920" w:hanging="360"/>
      </w:pPr>
      <w:rPr>
        <w:rFonts w:ascii="Courier New" w:hAnsi="Courier New" w:cs="Courier New" w:hint="default"/>
      </w:rPr>
    </w:lvl>
    <w:lvl w:ilvl="8" w:tplc="0C0A0005" w:tentative="1">
      <w:start w:val="1"/>
      <w:numFmt w:val="bullet"/>
      <w:lvlText w:val=""/>
      <w:lvlJc w:val="left"/>
      <w:pPr>
        <w:ind w:left="8640" w:hanging="360"/>
      </w:pPr>
      <w:rPr>
        <w:rFonts w:ascii="Wingdings" w:hAnsi="Wingdings" w:hint="default"/>
      </w:rPr>
    </w:lvl>
  </w:abstractNum>
  <w:abstractNum w:abstractNumId="9" w15:restartNumberingAfterBreak="0">
    <w:nsid w:val="41EC44BE"/>
    <w:multiLevelType w:val="hybridMultilevel"/>
    <w:tmpl w:val="3FAE661C"/>
    <w:lvl w:ilvl="0" w:tplc="0C0A000D">
      <w:start w:val="1"/>
      <w:numFmt w:val="bullet"/>
      <w:lvlText w:val=""/>
      <w:lvlJc w:val="left"/>
      <w:pPr>
        <w:ind w:left="1428" w:hanging="360"/>
      </w:pPr>
      <w:rPr>
        <w:rFonts w:ascii="Wingdings" w:hAnsi="Wingdings"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0" w15:restartNumberingAfterBreak="0">
    <w:nsid w:val="42F20395"/>
    <w:multiLevelType w:val="hybridMultilevel"/>
    <w:tmpl w:val="15CEF2A6"/>
    <w:lvl w:ilvl="0" w:tplc="76285D44">
      <w:numFmt w:val="bullet"/>
      <w:lvlText w:val="-"/>
      <w:lvlJc w:val="left"/>
      <w:pPr>
        <w:ind w:left="1440" w:hanging="360"/>
      </w:pPr>
      <w:rPr>
        <w:rFonts w:ascii="Calibri" w:eastAsia="Times New Roman" w:hAnsi="Calibri" w:cstheme="majorBidi"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15:restartNumberingAfterBreak="0">
    <w:nsid w:val="44B17E0B"/>
    <w:multiLevelType w:val="hybridMultilevel"/>
    <w:tmpl w:val="2FFE77C8"/>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476B1AE2"/>
    <w:multiLevelType w:val="multilevel"/>
    <w:tmpl w:val="F698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CB0881"/>
    <w:multiLevelType w:val="hybridMultilevel"/>
    <w:tmpl w:val="B8D08028"/>
    <w:lvl w:ilvl="0" w:tplc="2C0A000D">
      <w:start w:val="1"/>
      <w:numFmt w:val="bullet"/>
      <w:lvlText w:val=""/>
      <w:lvlJc w:val="left"/>
      <w:pPr>
        <w:ind w:left="1440" w:hanging="360"/>
      </w:pPr>
      <w:rPr>
        <w:rFonts w:ascii="Wingdings" w:hAnsi="Wingdings"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4" w15:restartNumberingAfterBreak="0">
    <w:nsid w:val="510D2AD1"/>
    <w:multiLevelType w:val="hybridMultilevel"/>
    <w:tmpl w:val="BA722B70"/>
    <w:lvl w:ilvl="0" w:tplc="2C0A000D">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43D7C1F"/>
    <w:multiLevelType w:val="hybridMultilevel"/>
    <w:tmpl w:val="357EAFA2"/>
    <w:lvl w:ilvl="0" w:tplc="2C0A000D">
      <w:start w:val="1"/>
      <w:numFmt w:val="bullet"/>
      <w:lvlText w:val=""/>
      <w:lvlJc w:val="left"/>
      <w:pPr>
        <w:ind w:left="3495" w:hanging="360"/>
      </w:pPr>
      <w:rPr>
        <w:rFonts w:ascii="Wingdings" w:hAnsi="Wingdings" w:hint="default"/>
      </w:rPr>
    </w:lvl>
    <w:lvl w:ilvl="1" w:tplc="2C0A0003" w:tentative="1">
      <w:start w:val="1"/>
      <w:numFmt w:val="bullet"/>
      <w:lvlText w:val="o"/>
      <w:lvlJc w:val="left"/>
      <w:pPr>
        <w:ind w:left="4215" w:hanging="360"/>
      </w:pPr>
      <w:rPr>
        <w:rFonts w:ascii="Courier New" w:hAnsi="Courier New" w:cs="Courier New" w:hint="default"/>
      </w:rPr>
    </w:lvl>
    <w:lvl w:ilvl="2" w:tplc="2C0A0005" w:tentative="1">
      <w:start w:val="1"/>
      <w:numFmt w:val="bullet"/>
      <w:lvlText w:val=""/>
      <w:lvlJc w:val="left"/>
      <w:pPr>
        <w:ind w:left="4935" w:hanging="360"/>
      </w:pPr>
      <w:rPr>
        <w:rFonts w:ascii="Wingdings" w:hAnsi="Wingdings" w:hint="default"/>
      </w:rPr>
    </w:lvl>
    <w:lvl w:ilvl="3" w:tplc="2C0A0001" w:tentative="1">
      <w:start w:val="1"/>
      <w:numFmt w:val="bullet"/>
      <w:lvlText w:val=""/>
      <w:lvlJc w:val="left"/>
      <w:pPr>
        <w:ind w:left="5655" w:hanging="360"/>
      </w:pPr>
      <w:rPr>
        <w:rFonts w:ascii="Symbol" w:hAnsi="Symbol" w:hint="default"/>
      </w:rPr>
    </w:lvl>
    <w:lvl w:ilvl="4" w:tplc="2C0A0003" w:tentative="1">
      <w:start w:val="1"/>
      <w:numFmt w:val="bullet"/>
      <w:lvlText w:val="o"/>
      <w:lvlJc w:val="left"/>
      <w:pPr>
        <w:ind w:left="6375" w:hanging="360"/>
      </w:pPr>
      <w:rPr>
        <w:rFonts w:ascii="Courier New" w:hAnsi="Courier New" w:cs="Courier New" w:hint="default"/>
      </w:rPr>
    </w:lvl>
    <w:lvl w:ilvl="5" w:tplc="2C0A0005" w:tentative="1">
      <w:start w:val="1"/>
      <w:numFmt w:val="bullet"/>
      <w:lvlText w:val=""/>
      <w:lvlJc w:val="left"/>
      <w:pPr>
        <w:ind w:left="7095" w:hanging="360"/>
      </w:pPr>
      <w:rPr>
        <w:rFonts w:ascii="Wingdings" w:hAnsi="Wingdings" w:hint="default"/>
      </w:rPr>
    </w:lvl>
    <w:lvl w:ilvl="6" w:tplc="2C0A0001" w:tentative="1">
      <w:start w:val="1"/>
      <w:numFmt w:val="bullet"/>
      <w:lvlText w:val=""/>
      <w:lvlJc w:val="left"/>
      <w:pPr>
        <w:ind w:left="7815" w:hanging="360"/>
      </w:pPr>
      <w:rPr>
        <w:rFonts w:ascii="Symbol" w:hAnsi="Symbol" w:hint="default"/>
      </w:rPr>
    </w:lvl>
    <w:lvl w:ilvl="7" w:tplc="2C0A0003" w:tentative="1">
      <w:start w:val="1"/>
      <w:numFmt w:val="bullet"/>
      <w:lvlText w:val="o"/>
      <w:lvlJc w:val="left"/>
      <w:pPr>
        <w:ind w:left="8535" w:hanging="360"/>
      </w:pPr>
      <w:rPr>
        <w:rFonts w:ascii="Courier New" w:hAnsi="Courier New" w:cs="Courier New" w:hint="default"/>
      </w:rPr>
    </w:lvl>
    <w:lvl w:ilvl="8" w:tplc="2C0A0005" w:tentative="1">
      <w:start w:val="1"/>
      <w:numFmt w:val="bullet"/>
      <w:lvlText w:val=""/>
      <w:lvlJc w:val="left"/>
      <w:pPr>
        <w:ind w:left="9255" w:hanging="360"/>
      </w:pPr>
      <w:rPr>
        <w:rFonts w:ascii="Wingdings" w:hAnsi="Wingdings" w:hint="default"/>
      </w:rPr>
    </w:lvl>
  </w:abstractNum>
  <w:abstractNum w:abstractNumId="16" w15:restartNumberingAfterBreak="0">
    <w:nsid w:val="551C5FFA"/>
    <w:multiLevelType w:val="hybridMultilevel"/>
    <w:tmpl w:val="A6B6FDF0"/>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65FD6CE8"/>
    <w:multiLevelType w:val="hybridMultilevel"/>
    <w:tmpl w:val="96BE91E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8" w15:restartNumberingAfterBreak="0">
    <w:nsid w:val="660931C9"/>
    <w:multiLevelType w:val="multilevel"/>
    <w:tmpl w:val="C036892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heme="minorHAnsi" w:hAnsiTheme="minorHAnsi" w:cs="Times New Roman" w:hint="default"/>
        <w:color w:val="auto"/>
        <w:sz w:val="22"/>
        <w:u w:val="none"/>
      </w:rPr>
    </w:lvl>
    <w:lvl w:ilvl="2">
      <w:start w:val="1"/>
      <w:numFmt w:val="decimal"/>
      <w:isLgl/>
      <w:lvlText w:val="%1.%2.%3."/>
      <w:lvlJc w:val="left"/>
      <w:pPr>
        <w:ind w:left="1080" w:hanging="720"/>
      </w:pPr>
      <w:rPr>
        <w:rFonts w:asciiTheme="minorHAnsi" w:hAnsiTheme="minorHAnsi" w:cs="Times New Roman" w:hint="default"/>
        <w:color w:val="auto"/>
        <w:sz w:val="22"/>
        <w:u w:val="none"/>
      </w:rPr>
    </w:lvl>
    <w:lvl w:ilvl="3">
      <w:start w:val="1"/>
      <w:numFmt w:val="decimal"/>
      <w:isLgl/>
      <w:lvlText w:val="%1.%2.%3.%4."/>
      <w:lvlJc w:val="left"/>
      <w:pPr>
        <w:ind w:left="1080" w:hanging="720"/>
      </w:pPr>
      <w:rPr>
        <w:rFonts w:asciiTheme="minorHAnsi" w:hAnsiTheme="minorHAnsi" w:cs="Times New Roman" w:hint="default"/>
        <w:color w:val="auto"/>
        <w:sz w:val="22"/>
        <w:u w:val="none"/>
      </w:rPr>
    </w:lvl>
    <w:lvl w:ilvl="4">
      <w:start w:val="1"/>
      <w:numFmt w:val="decimal"/>
      <w:isLgl/>
      <w:lvlText w:val="%1.%2.%3.%4.%5."/>
      <w:lvlJc w:val="left"/>
      <w:pPr>
        <w:ind w:left="1080" w:hanging="720"/>
      </w:pPr>
      <w:rPr>
        <w:rFonts w:asciiTheme="minorHAnsi" w:hAnsiTheme="minorHAnsi" w:cs="Times New Roman" w:hint="default"/>
        <w:color w:val="auto"/>
        <w:sz w:val="22"/>
        <w:u w:val="none"/>
      </w:rPr>
    </w:lvl>
    <w:lvl w:ilvl="5">
      <w:start w:val="1"/>
      <w:numFmt w:val="decimal"/>
      <w:isLgl/>
      <w:lvlText w:val="%1.%2.%3.%4.%5.%6."/>
      <w:lvlJc w:val="left"/>
      <w:pPr>
        <w:ind w:left="1440" w:hanging="1080"/>
      </w:pPr>
      <w:rPr>
        <w:rFonts w:asciiTheme="minorHAnsi" w:hAnsiTheme="minorHAnsi" w:cs="Times New Roman" w:hint="default"/>
        <w:color w:val="auto"/>
        <w:sz w:val="22"/>
        <w:u w:val="none"/>
      </w:rPr>
    </w:lvl>
    <w:lvl w:ilvl="6">
      <w:start w:val="1"/>
      <w:numFmt w:val="decimal"/>
      <w:isLgl/>
      <w:lvlText w:val="%1.%2.%3.%4.%5.%6.%7."/>
      <w:lvlJc w:val="left"/>
      <w:pPr>
        <w:ind w:left="1440" w:hanging="1080"/>
      </w:pPr>
      <w:rPr>
        <w:rFonts w:asciiTheme="minorHAnsi" w:hAnsiTheme="minorHAnsi" w:cs="Times New Roman" w:hint="default"/>
        <w:color w:val="auto"/>
        <w:sz w:val="22"/>
        <w:u w:val="none"/>
      </w:rPr>
    </w:lvl>
    <w:lvl w:ilvl="7">
      <w:start w:val="1"/>
      <w:numFmt w:val="decimal"/>
      <w:isLgl/>
      <w:lvlText w:val="%1.%2.%3.%4.%5.%6.%7.%8."/>
      <w:lvlJc w:val="left"/>
      <w:pPr>
        <w:ind w:left="1800" w:hanging="1440"/>
      </w:pPr>
      <w:rPr>
        <w:rFonts w:asciiTheme="minorHAnsi" w:hAnsiTheme="minorHAnsi" w:cs="Times New Roman" w:hint="default"/>
        <w:color w:val="auto"/>
        <w:sz w:val="22"/>
        <w:u w:val="none"/>
      </w:rPr>
    </w:lvl>
    <w:lvl w:ilvl="8">
      <w:start w:val="1"/>
      <w:numFmt w:val="decimal"/>
      <w:isLgl/>
      <w:lvlText w:val="%1.%2.%3.%4.%5.%6.%7.%8.%9."/>
      <w:lvlJc w:val="left"/>
      <w:pPr>
        <w:ind w:left="1800" w:hanging="1440"/>
      </w:pPr>
      <w:rPr>
        <w:rFonts w:asciiTheme="minorHAnsi" w:hAnsiTheme="minorHAnsi" w:cs="Times New Roman" w:hint="default"/>
        <w:color w:val="auto"/>
        <w:sz w:val="22"/>
        <w:u w:val="none"/>
      </w:rPr>
    </w:lvl>
  </w:abstractNum>
  <w:abstractNum w:abstractNumId="19" w15:restartNumberingAfterBreak="0">
    <w:nsid w:val="6C066A00"/>
    <w:multiLevelType w:val="hybridMultilevel"/>
    <w:tmpl w:val="980EDCE4"/>
    <w:lvl w:ilvl="0" w:tplc="2C0A000D">
      <w:start w:val="1"/>
      <w:numFmt w:val="bullet"/>
      <w:lvlText w:val=""/>
      <w:lvlJc w:val="left"/>
      <w:pPr>
        <w:ind w:left="1440" w:hanging="360"/>
      </w:pPr>
      <w:rPr>
        <w:rFonts w:ascii="Wingdings" w:hAnsi="Wingdings"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0" w15:restartNumberingAfterBreak="0">
    <w:nsid w:val="6E91768A"/>
    <w:multiLevelType w:val="hybridMultilevel"/>
    <w:tmpl w:val="BADE6414"/>
    <w:lvl w:ilvl="0" w:tplc="2C0A000D">
      <w:start w:val="1"/>
      <w:numFmt w:val="bullet"/>
      <w:lvlText w:val=""/>
      <w:lvlJc w:val="left"/>
      <w:pPr>
        <w:ind w:left="1440" w:hanging="360"/>
      </w:pPr>
      <w:rPr>
        <w:rFonts w:ascii="Wingdings" w:hAnsi="Wingdings" w:hint="default"/>
      </w:rPr>
    </w:lvl>
    <w:lvl w:ilvl="1" w:tplc="2C0A0003">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1" w15:restartNumberingAfterBreak="0">
    <w:nsid w:val="775E21E7"/>
    <w:multiLevelType w:val="hybridMultilevel"/>
    <w:tmpl w:val="5E9CFB0C"/>
    <w:lvl w:ilvl="0" w:tplc="2C0A000D">
      <w:start w:val="1"/>
      <w:numFmt w:val="bullet"/>
      <w:lvlText w:val=""/>
      <w:lvlJc w:val="left"/>
      <w:pPr>
        <w:ind w:left="1440" w:hanging="360"/>
      </w:pPr>
      <w:rPr>
        <w:rFonts w:ascii="Wingdings" w:hAnsi="Wingdings"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num w:numId="1" w16cid:durableId="241989037">
    <w:abstractNumId w:val="21"/>
  </w:num>
  <w:num w:numId="2" w16cid:durableId="1553078951">
    <w:abstractNumId w:val="19"/>
  </w:num>
  <w:num w:numId="3" w16cid:durableId="2144156331">
    <w:abstractNumId w:val="20"/>
  </w:num>
  <w:num w:numId="4" w16cid:durableId="508446179">
    <w:abstractNumId w:val="13"/>
  </w:num>
  <w:num w:numId="5" w16cid:durableId="1210193575">
    <w:abstractNumId w:val="9"/>
  </w:num>
  <w:num w:numId="6" w16cid:durableId="810095754">
    <w:abstractNumId w:val="16"/>
  </w:num>
  <w:num w:numId="7" w16cid:durableId="694578714">
    <w:abstractNumId w:val="15"/>
  </w:num>
  <w:num w:numId="8" w16cid:durableId="717435238">
    <w:abstractNumId w:val="11"/>
  </w:num>
  <w:num w:numId="9" w16cid:durableId="1617563644">
    <w:abstractNumId w:val="6"/>
  </w:num>
  <w:num w:numId="10" w16cid:durableId="809904532">
    <w:abstractNumId w:val="14"/>
  </w:num>
  <w:num w:numId="11" w16cid:durableId="1547371856">
    <w:abstractNumId w:val="7"/>
  </w:num>
  <w:num w:numId="12" w16cid:durableId="882210212">
    <w:abstractNumId w:val="1"/>
  </w:num>
  <w:num w:numId="13" w16cid:durableId="88812903">
    <w:abstractNumId w:val="17"/>
  </w:num>
  <w:num w:numId="14" w16cid:durableId="1563323380">
    <w:abstractNumId w:val="4"/>
  </w:num>
  <w:num w:numId="15" w16cid:durableId="1816793112">
    <w:abstractNumId w:val="2"/>
  </w:num>
  <w:num w:numId="16" w16cid:durableId="1234049895">
    <w:abstractNumId w:val="10"/>
  </w:num>
  <w:num w:numId="17" w16cid:durableId="1742752784">
    <w:abstractNumId w:val="0"/>
  </w:num>
  <w:num w:numId="18" w16cid:durableId="374818142">
    <w:abstractNumId w:val="3"/>
  </w:num>
  <w:num w:numId="19" w16cid:durableId="1429930984">
    <w:abstractNumId w:val="8"/>
  </w:num>
  <w:num w:numId="20" w16cid:durableId="470437776">
    <w:abstractNumId w:val="18"/>
  </w:num>
  <w:num w:numId="21" w16cid:durableId="1869709118">
    <w:abstractNumId w:val="12"/>
  </w:num>
  <w:num w:numId="22" w16cid:durableId="151422745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blo Viggiano">
    <w15:presenceInfo w15:providerId="Windows Live" w15:userId="bc054f026ea837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AC8"/>
    <w:rsid w:val="000004C4"/>
    <w:rsid w:val="00015553"/>
    <w:rsid w:val="000377C0"/>
    <w:rsid w:val="00040FDE"/>
    <w:rsid w:val="00044C8F"/>
    <w:rsid w:val="00046A0F"/>
    <w:rsid w:val="00053E1D"/>
    <w:rsid w:val="000576D7"/>
    <w:rsid w:val="00061C93"/>
    <w:rsid w:val="00062CF0"/>
    <w:rsid w:val="000642AC"/>
    <w:rsid w:val="000661A9"/>
    <w:rsid w:val="0007346A"/>
    <w:rsid w:val="00073487"/>
    <w:rsid w:val="0008705A"/>
    <w:rsid w:val="000946F8"/>
    <w:rsid w:val="000B15D6"/>
    <w:rsid w:val="000B29AC"/>
    <w:rsid w:val="000D180F"/>
    <w:rsid w:val="000D5833"/>
    <w:rsid w:val="000D7A24"/>
    <w:rsid w:val="000F5358"/>
    <w:rsid w:val="000F5D9D"/>
    <w:rsid w:val="00100779"/>
    <w:rsid w:val="00100E69"/>
    <w:rsid w:val="0010586F"/>
    <w:rsid w:val="00113EE4"/>
    <w:rsid w:val="00117452"/>
    <w:rsid w:val="00117FBC"/>
    <w:rsid w:val="0012022E"/>
    <w:rsid w:val="00121D9F"/>
    <w:rsid w:val="00121E50"/>
    <w:rsid w:val="00130473"/>
    <w:rsid w:val="001348CE"/>
    <w:rsid w:val="00137F93"/>
    <w:rsid w:val="00140F0C"/>
    <w:rsid w:val="0014176A"/>
    <w:rsid w:val="00150817"/>
    <w:rsid w:val="001651F6"/>
    <w:rsid w:val="001709E9"/>
    <w:rsid w:val="0017343C"/>
    <w:rsid w:val="0018006C"/>
    <w:rsid w:val="00181645"/>
    <w:rsid w:val="0018189E"/>
    <w:rsid w:val="00194B92"/>
    <w:rsid w:val="00195391"/>
    <w:rsid w:val="001C047D"/>
    <w:rsid w:val="001C25B8"/>
    <w:rsid w:val="001C5C87"/>
    <w:rsid w:val="001D14EC"/>
    <w:rsid w:val="001E13CA"/>
    <w:rsid w:val="001E23D0"/>
    <w:rsid w:val="001F23FD"/>
    <w:rsid w:val="002000FD"/>
    <w:rsid w:val="002020F9"/>
    <w:rsid w:val="0020310A"/>
    <w:rsid w:val="00216920"/>
    <w:rsid w:val="002203D5"/>
    <w:rsid w:val="002204BA"/>
    <w:rsid w:val="00220DEB"/>
    <w:rsid w:val="00226C71"/>
    <w:rsid w:val="00257EA9"/>
    <w:rsid w:val="002734D3"/>
    <w:rsid w:val="00283D4A"/>
    <w:rsid w:val="00287E8C"/>
    <w:rsid w:val="00290793"/>
    <w:rsid w:val="00292592"/>
    <w:rsid w:val="002A1639"/>
    <w:rsid w:val="002A5600"/>
    <w:rsid w:val="002A6800"/>
    <w:rsid w:val="002B0F03"/>
    <w:rsid w:val="002D67A5"/>
    <w:rsid w:val="002D6DEB"/>
    <w:rsid w:val="002E073F"/>
    <w:rsid w:val="002E7DA5"/>
    <w:rsid w:val="002F33B1"/>
    <w:rsid w:val="002F3D1D"/>
    <w:rsid w:val="002F4D07"/>
    <w:rsid w:val="00301529"/>
    <w:rsid w:val="0031155B"/>
    <w:rsid w:val="0032324B"/>
    <w:rsid w:val="0032585D"/>
    <w:rsid w:val="00326143"/>
    <w:rsid w:val="00331761"/>
    <w:rsid w:val="00341A3B"/>
    <w:rsid w:val="0035318F"/>
    <w:rsid w:val="00361AF5"/>
    <w:rsid w:val="003702C1"/>
    <w:rsid w:val="00372069"/>
    <w:rsid w:val="00381019"/>
    <w:rsid w:val="003A151F"/>
    <w:rsid w:val="003A314B"/>
    <w:rsid w:val="003A43A3"/>
    <w:rsid w:val="003C2239"/>
    <w:rsid w:val="003C6473"/>
    <w:rsid w:val="003F7996"/>
    <w:rsid w:val="00406852"/>
    <w:rsid w:val="00422919"/>
    <w:rsid w:val="004303F5"/>
    <w:rsid w:val="004328D5"/>
    <w:rsid w:val="0043658A"/>
    <w:rsid w:val="004401C3"/>
    <w:rsid w:val="004474EF"/>
    <w:rsid w:val="00447F18"/>
    <w:rsid w:val="00453E84"/>
    <w:rsid w:val="0045770F"/>
    <w:rsid w:val="00460F02"/>
    <w:rsid w:val="004633A0"/>
    <w:rsid w:val="004713EF"/>
    <w:rsid w:val="00477ADE"/>
    <w:rsid w:val="00494EC5"/>
    <w:rsid w:val="0049732C"/>
    <w:rsid w:val="004A36FF"/>
    <w:rsid w:val="004A6BB1"/>
    <w:rsid w:val="004A7875"/>
    <w:rsid w:val="004B492D"/>
    <w:rsid w:val="004C0798"/>
    <w:rsid w:val="004C080E"/>
    <w:rsid w:val="004E280C"/>
    <w:rsid w:val="004E6F1B"/>
    <w:rsid w:val="004F1982"/>
    <w:rsid w:val="004F2124"/>
    <w:rsid w:val="004F7DA2"/>
    <w:rsid w:val="00524FCB"/>
    <w:rsid w:val="005312E5"/>
    <w:rsid w:val="005346DA"/>
    <w:rsid w:val="00536EF6"/>
    <w:rsid w:val="00545662"/>
    <w:rsid w:val="005470DA"/>
    <w:rsid w:val="00554DF6"/>
    <w:rsid w:val="005563A8"/>
    <w:rsid w:val="00565AD3"/>
    <w:rsid w:val="00572FB3"/>
    <w:rsid w:val="005752DE"/>
    <w:rsid w:val="005A77C6"/>
    <w:rsid w:val="005D48DF"/>
    <w:rsid w:val="005D702F"/>
    <w:rsid w:val="0060175B"/>
    <w:rsid w:val="00602CEE"/>
    <w:rsid w:val="00606DC3"/>
    <w:rsid w:val="0061395D"/>
    <w:rsid w:val="00614909"/>
    <w:rsid w:val="006224E5"/>
    <w:rsid w:val="006236CC"/>
    <w:rsid w:val="00625611"/>
    <w:rsid w:val="006336EE"/>
    <w:rsid w:val="00634233"/>
    <w:rsid w:val="0064198C"/>
    <w:rsid w:val="00646F3A"/>
    <w:rsid w:val="00655435"/>
    <w:rsid w:val="0067075D"/>
    <w:rsid w:val="00682C24"/>
    <w:rsid w:val="00691094"/>
    <w:rsid w:val="00692376"/>
    <w:rsid w:val="006A71F6"/>
    <w:rsid w:val="006B758E"/>
    <w:rsid w:val="006C18DF"/>
    <w:rsid w:val="006C258D"/>
    <w:rsid w:val="006C6538"/>
    <w:rsid w:val="006F30AF"/>
    <w:rsid w:val="00700BB0"/>
    <w:rsid w:val="00736FE5"/>
    <w:rsid w:val="00740EA1"/>
    <w:rsid w:val="007476C7"/>
    <w:rsid w:val="00751842"/>
    <w:rsid w:val="007529CD"/>
    <w:rsid w:val="007768B4"/>
    <w:rsid w:val="00790612"/>
    <w:rsid w:val="007906DD"/>
    <w:rsid w:val="00794651"/>
    <w:rsid w:val="007A4613"/>
    <w:rsid w:val="007B2714"/>
    <w:rsid w:val="007B634A"/>
    <w:rsid w:val="007D2F7B"/>
    <w:rsid w:val="007E0286"/>
    <w:rsid w:val="007E0FA5"/>
    <w:rsid w:val="007E72A2"/>
    <w:rsid w:val="007F4E9C"/>
    <w:rsid w:val="00801629"/>
    <w:rsid w:val="008020E9"/>
    <w:rsid w:val="008264BB"/>
    <w:rsid w:val="0084183A"/>
    <w:rsid w:val="00842945"/>
    <w:rsid w:val="008440A7"/>
    <w:rsid w:val="00850F26"/>
    <w:rsid w:val="0085462E"/>
    <w:rsid w:val="00862FE9"/>
    <w:rsid w:val="00875EA7"/>
    <w:rsid w:val="00877CB0"/>
    <w:rsid w:val="00877DD1"/>
    <w:rsid w:val="008804F2"/>
    <w:rsid w:val="0088057C"/>
    <w:rsid w:val="00884450"/>
    <w:rsid w:val="00887706"/>
    <w:rsid w:val="008A0EE3"/>
    <w:rsid w:val="008A29F1"/>
    <w:rsid w:val="008C4B91"/>
    <w:rsid w:val="008C5240"/>
    <w:rsid w:val="008D4464"/>
    <w:rsid w:val="008D5207"/>
    <w:rsid w:val="008D5D3C"/>
    <w:rsid w:val="008D730B"/>
    <w:rsid w:val="008F7868"/>
    <w:rsid w:val="00915580"/>
    <w:rsid w:val="00915696"/>
    <w:rsid w:val="00922979"/>
    <w:rsid w:val="00930E54"/>
    <w:rsid w:val="009331D7"/>
    <w:rsid w:val="00941D0F"/>
    <w:rsid w:val="00945624"/>
    <w:rsid w:val="00945E9E"/>
    <w:rsid w:val="00952B24"/>
    <w:rsid w:val="00953AC8"/>
    <w:rsid w:val="009557D0"/>
    <w:rsid w:val="00956A4D"/>
    <w:rsid w:val="009600BE"/>
    <w:rsid w:val="00960D54"/>
    <w:rsid w:val="009646EB"/>
    <w:rsid w:val="0098129F"/>
    <w:rsid w:val="00992A1D"/>
    <w:rsid w:val="00992EFE"/>
    <w:rsid w:val="00997DDA"/>
    <w:rsid w:val="009A6098"/>
    <w:rsid w:val="009A7252"/>
    <w:rsid w:val="009B22EB"/>
    <w:rsid w:val="009B639A"/>
    <w:rsid w:val="009C0050"/>
    <w:rsid w:val="009C54A7"/>
    <w:rsid w:val="009C7BCB"/>
    <w:rsid w:val="009D1432"/>
    <w:rsid w:val="009F265C"/>
    <w:rsid w:val="009F353F"/>
    <w:rsid w:val="00A00046"/>
    <w:rsid w:val="00A0354E"/>
    <w:rsid w:val="00A10790"/>
    <w:rsid w:val="00A11A37"/>
    <w:rsid w:val="00A15154"/>
    <w:rsid w:val="00A25934"/>
    <w:rsid w:val="00A270AB"/>
    <w:rsid w:val="00A31523"/>
    <w:rsid w:val="00A333A7"/>
    <w:rsid w:val="00A3729D"/>
    <w:rsid w:val="00A6026A"/>
    <w:rsid w:val="00A648B4"/>
    <w:rsid w:val="00A730F0"/>
    <w:rsid w:val="00A74461"/>
    <w:rsid w:val="00A94814"/>
    <w:rsid w:val="00AA22CB"/>
    <w:rsid w:val="00AA48EE"/>
    <w:rsid w:val="00AC46DF"/>
    <w:rsid w:val="00AD150B"/>
    <w:rsid w:val="00AD63E8"/>
    <w:rsid w:val="00AE01CD"/>
    <w:rsid w:val="00AE30E5"/>
    <w:rsid w:val="00AE6558"/>
    <w:rsid w:val="00AF1396"/>
    <w:rsid w:val="00AF1EE6"/>
    <w:rsid w:val="00AF6813"/>
    <w:rsid w:val="00B00AB4"/>
    <w:rsid w:val="00B04450"/>
    <w:rsid w:val="00B05C10"/>
    <w:rsid w:val="00B122C5"/>
    <w:rsid w:val="00B23BE8"/>
    <w:rsid w:val="00B27C7C"/>
    <w:rsid w:val="00B307F0"/>
    <w:rsid w:val="00B42216"/>
    <w:rsid w:val="00B432A1"/>
    <w:rsid w:val="00B4498F"/>
    <w:rsid w:val="00B44B85"/>
    <w:rsid w:val="00B558C3"/>
    <w:rsid w:val="00B77BCC"/>
    <w:rsid w:val="00B9122C"/>
    <w:rsid w:val="00B96D61"/>
    <w:rsid w:val="00BA2383"/>
    <w:rsid w:val="00BB364F"/>
    <w:rsid w:val="00BB4ABB"/>
    <w:rsid w:val="00BC22A4"/>
    <w:rsid w:val="00BD0DEC"/>
    <w:rsid w:val="00BD4D3F"/>
    <w:rsid w:val="00BE1AF4"/>
    <w:rsid w:val="00BE1D16"/>
    <w:rsid w:val="00BE38C2"/>
    <w:rsid w:val="00BE4DFF"/>
    <w:rsid w:val="00BF6FC3"/>
    <w:rsid w:val="00C03E0C"/>
    <w:rsid w:val="00C1450E"/>
    <w:rsid w:val="00C313C8"/>
    <w:rsid w:val="00C41B7A"/>
    <w:rsid w:val="00C53AD9"/>
    <w:rsid w:val="00C61600"/>
    <w:rsid w:val="00C76286"/>
    <w:rsid w:val="00C768DA"/>
    <w:rsid w:val="00C80438"/>
    <w:rsid w:val="00C809DE"/>
    <w:rsid w:val="00C816C7"/>
    <w:rsid w:val="00C84ACB"/>
    <w:rsid w:val="00C87B48"/>
    <w:rsid w:val="00CA433F"/>
    <w:rsid w:val="00CA4969"/>
    <w:rsid w:val="00CA701D"/>
    <w:rsid w:val="00CC7176"/>
    <w:rsid w:val="00CE3B4B"/>
    <w:rsid w:val="00CE4EB8"/>
    <w:rsid w:val="00CE6041"/>
    <w:rsid w:val="00CE7563"/>
    <w:rsid w:val="00D06F9D"/>
    <w:rsid w:val="00D10AFF"/>
    <w:rsid w:val="00D1126C"/>
    <w:rsid w:val="00D11B93"/>
    <w:rsid w:val="00D15E33"/>
    <w:rsid w:val="00D1758C"/>
    <w:rsid w:val="00D31243"/>
    <w:rsid w:val="00D32C57"/>
    <w:rsid w:val="00D36841"/>
    <w:rsid w:val="00D41BB5"/>
    <w:rsid w:val="00D41E7F"/>
    <w:rsid w:val="00D442BF"/>
    <w:rsid w:val="00D601C2"/>
    <w:rsid w:val="00D807E6"/>
    <w:rsid w:val="00D82C8D"/>
    <w:rsid w:val="00D830E7"/>
    <w:rsid w:val="00D92F00"/>
    <w:rsid w:val="00D93228"/>
    <w:rsid w:val="00D9631C"/>
    <w:rsid w:val="00DB0EDF"/>
    <w:rsid w:val="00DB6A47"/>
    <w:rsid w:val="00DC166B"/>
    <w:rsid w:val="00DD0C7A"/>
    <w:rsid w:val="00E124BE"/>
    <w:rsid w:val="00E175F0"/>
    <w:rsid w:val="00E31548"/>
    <w:rsid w:val="00E34405"/>
    <w:rsid w:val="00E5332B"/>
    <w:rsid w:val="00E554B8"/>
    <w:rsid w:val="00E63575"/>
    <w:rsid w:val="00E852E2"/>
    <w:rsid w:val="00E87EE6"/>
    <w:rsid w:val="00EA1E9E"/>
    <w:rsid w:val="00EA737E"/>
    <w:rsid w:val="00EA7399"/>
    <w:rsid w:val="00EB2FE6"/>
    <w:rsid w:val="00EB4159"/>
    <w:rsid w:val="00ED522A"/>
    <w:rsid w:val="00ED570D"/>
    <w:rsid w:val="00ED60EF"/>
    <w:rsid w:val="00ED66ED"/>
    <w:rsid w:val="00ED7BE3"/>
    <w:rsid w:val="00EF2A5B"/>
    <w:rsid w:val="00F030FD"/>
    <w:rsid w:val="00F155B1"/>
    <w:rsid w:val="00F208D1"/>
    <w:rsid w:val="00F214E5"/>
    <w:rsid w:val="00F21DCD"/>
    <w:rsid w:val="00F440BE"/>
    <w:rsid w:val="00F52564"/>
    <w:rsid w:val="00F65DE5"/>
    <w:rsid w:val="00F72777"/>
    <w:rsid w:val="00F8598E"/>
    <w:rsid w:val="00F92B34"/>
    <w:rsid w:val="00F9318D"/>
    <w:rsid w:val="00F935E6"/>
    <w:rsid w:val="00F97BB8"/>
    <w:rsid w:val="00FA4DD9"/>
    <w:rsid w:val="00FB2387"/>
    <w:rsid w:val="00FC5058"/>
    <w:rsid w:val="00FD5539"/>
    <w:rsid w:val="00FE6DDC"/>
    <w:rsid w:val="00FF257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67174"/>
  <w15:docId w15:val="{2B1DA73E-3D96-F54D-8B4F-38BEE728C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6041"/>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53AC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53AC8"/>
  </w:style>
  <w:style w:type="paragraph" w:styleId="Piedepgina">
    <w:name w:val="footer"/>
    <w:basedOn w:val="Normal"/>
    <w:link w:val="PiedepginaCar"/>
    <w:uiPriority w:val="99"/>
    <w:unhideWhenUsed/>
    <w:rsid w:val="00953AC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53AC8"/>
  </w:style>
  <w:style w:type="table" w:styleId="Tablaconcuadrcula">
    <w:name w:val="Table Grid"/>
    <w:basedOn w:val="Tablanormal"/>
    <w:uiPriority w:val="59"/>
    <w:rsid w:val="00953AC8"/>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99"/>
    <w:qFormat/>
    <w:rsid w:val="00AA22CB"/>
    <w:pPr>
      <w:ind w:left="720"/>
      <w:contextualSpacing/>
    </w:pPr>
  </w:style>
  <w:style w:type="character" w:styleId="Hipervnculo">
    <w:name w:val="Hyperlink"/>
    <w:basedOn w:val="Fuentedeprrafopredeter"/>
    <w:uiPriority w:val="99"/>
    <w:unhideWhenUsed/>
    <w:rsid w:val="004B492D"/>
    <w:rPr>
      <w:color w:val="0000FF" w:themeColor="hyperlink"/>
      <w:u w:val="single"/>
    </w:rPr>
  </w:style>
  <w:style w:type="paragraph" w:styleId="Textodeglobo">
    <w:name w:val="Balloon Text"/>
    <w:basedOn w:val="Normal"/>
    <w:link w:val="TextodegloboCar"/>
    <w:uiPriority w:val="99"/>
    <w:semiHidden/>
    <w:unhideWhenUsed/>
    <w:rsid w:val="004B492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B492D"/>
    <w:rPr>
      <w:rFonts w:ascii="Tahoma" w:hAnsi="Tahoma" w:cs="Tahoma"/>
      <w:sz w:val="16"/>
      <w:szCs w:val="16"/>
    </w:rPr>
  </w:style>
  <w:style w:type="character" w:styleId="Refdecomentario">
    <w:name w:val="annotation reference"/>
    <w:basedOn w:val="Fuentedeprrafopredeter"/>
    <w:uiPriority w:val="99"/>
    <w:semiHidden/>
    <w:unhideWhenUsed/>
    <w:rsid w:val="00B432A1"/>
    <w:rPr>
      <w:sz w:val="16"/>
      <w:szCs w:val="16"/>
    </w:rPr>
  </w:style>
  <w:style w:type="paragraph" w:styleId="Textocomentario">
    <w:name w:val="annotation text"/>
    <w:basedOn w:val="Normal"/>
    <w:link w:val="TextocomentarioCar"/>
    <w:uiPriority w:val="99"/>
    <w:semiHidden/>
    <w:unhideWhenUsed/>
    <w:rsid w:val="00B432A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432A1"/>
    <w:rPr>
      <w:sz w:val="20"/>
      <w:szCs w:val="20"/>
    </w:rPr>
  </w:style>
  <w:style w:type="paragraph" w:styleId="Asuntodelcomentario">
    <w:name w:val="annotation subject"/>
    <w:basedOn w:val="Textocomentario"/>
    <w:next w:val="Textocomentario"/>
    <w:link w:val="AsuntodelcomentarioCar"/>
    <w:uiPriority w:val="99"/>
    <w:semiHidden/>
    <w:unhideWhenUsed/>
    <w:rsid w:val="00B432A1"/>
    <w:rPr>
      <w:b/>
      <w:bCs/>
    </w:rPr>
  </w:style>
  <w:style w:type="character" w:customStyle="1" w:styleId="AsuntodelcomentarioCar">
    <w:name w:val="Asunto del comentario Car"/>
    <w:basedOn w:val="TextocomentarioCar"/>
    <w:link w:val="Asuntodelcomentario"/>
    <w:uiPriority w:val="99"/>
    <w:semiHidden/>
    <w:rsid w:val="00B432A1"/>
    <w:rPr>
      <w:b/>
      <w:bCs/>
      <w:sz w:val="20"/>
      <w:szCs w:val="20"/>
    </w:rPr>
  </w:style>
  <w:style w:type="paragraph" w:styleId="Sinespaciado">
    <w:name w:val="No Spacing"/>
    <w:uiPriority w:val="99"/>
    <w:qFormat/>
    <w:rsid w:val="002204BA"/>
    <w:pPr>
      <w:spacing w:after="0" w:line="240" w:lineRule="auto"/>
    </w:pPr>
    <w:rPr>
      <w:rFonts w:ascii="Calibri" w:eastAsia="Calibri" w:hAnsi="Calibri" w:cs="Times New Roman"/>
      <w:lang w:val="es-ES"/>
    </w:rPr>
  </w:style>
  <w:style w:type="character" w:styleId="Referenciasutil">
    <w:name w:val="Subtle Reference"/>
    <w:basedOn w:val="Fuentedeprrafopredeter"/>
    <w:uiPriority w:val="99"/>
    <w:qFormat/>
    <w:rsid w:val="002204BA"/>
    <w:rPr>
      <w:rFonts w:cs="Times New Roman"/>
      <w:smallCaps/>
      <w:color w:val="auto"/>
      <w:sz w:val="22"/>
      <w:u w:val="single"/>
    </w:rPr>
  </w:style>
  <w:style w:type="paragraph" w:customStyle="1" w:styleId="Default">
    <w:name w:val="Default"/>
    <w:rsid w:val="00F9318D"/>
    <w:pPr>
      <w:autoSpaceDE w:val="0"/>
      <w:autoSpaceDN w:val="0"/>
      <w:adjustRightInd w:val="0"/>
      <w:spacing w:after="0" w:line="240" w:lineRule="auto"/>
    </w:pPr>
    <w:rPr>
      <w:rFonts w:ascii="Verdana" w:eastAsia="Calibri" w:hAnsi="Verdana" w:cs="Verdana"/>
      <w:color w:val="000000"/>
      <w:sz w:val="24"/>
      <w:szCs w:val="24"/>
      <w:lang w:val="es-ES" w:eastAsia="es-ES"/>
    </w:rPr>
  </w:style>
  <w:style w:type="paragraph" w:styleId="Revisin">
    <w:name w:val="Revision"/>
    <w:hidden/>
    <w:uiPriority w:val="99"/>
    <w:semiHidden/>
    <w:rsid w:val="00BD0DEC"/>
    <w:pPr>
      <w:spacing w:after="0" w:line="240" w:lineRule="auto"/>
    </w:pPr>
  </w:style>
  <w:style w:type="character" w:styleId="Hipervnculovisitado">
    <w:name w:val="FollowedHyperlink"/>
    <w:basedOn w:val="Fuentedeprrafopredeter"/>
    <w:uiPriority w:val="99"/>
    <w:semiHidden/>
    <w:unhideWhenUsed/>
    <w:rsid w:val="006336E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clsw.smartmovepro.net/ModuloParadas/SWParadas.asmx?op=RecuperarLineaPorCuandoLlega" TargetMode="External"/><Relationship Id="rId18" Type="http://schemas.openxmlformats.org/officeDocument/2006/relationships/hyperlink" Target="http://clsw.smartmovepro.net/ModuloParadas/SWParadas.asmx?op=RecuperarParadasConBanderaPorLineaCalleEInterseccion" TargetMode="External"/><Relationship Id="rId26" Type="http://schemas.openxmlformats.org/officeDocument/2006/relationships/hyperlink" Target="http://clsw.smartmovepro.net/ModuloParadas/SWParadas.asmx?op=RecuperarPuntosDeRecargaPorLocalidad" TargetMode="External"/><Relationship Id="rId3" Type="http://schemas.openxmlformats.org/officeDocument/2006/relationships/customXml" Target="../customXml/item3.xml"/><Relationship Id="rId21" Type="http://schemas.openxmlformats.org/officeDocument/2006/relationships/hyperlink" Target="http://clsw.smartmovepro.net/ModuloParadas/SWParadas.asmx?op=RecuperarParadasPorLineaCalleEInterseccion" TargetMode="External"/><Relationship Id="rId34" Type="http://schemas.microsoft.com/office/2011/relationships/people" Target="people.xml"/><Relationship Id="rId7" Type="http://schemas.openxmlformats.org/officeDocument/2006/relationships/webSettings" Target="webSettings.xml"/><Relationship Id="rId12" Type="http://schemas.openxmlformats.org/officeDocument/2006/relationships/hyperlink" Target="http://clsw.smartmovepro.net/ModuloParadas/SWParadas.asmx?op=RecuperarInterseccionPorLineaYCalle" TargetMode="External"/><Relationship Id="rId17" Type="http://schemas.openxmlformats.org/officeDocument/2006/relationships/hyperlink" Target="http://clsw.smartmovepro.net/ModuloParadas/SWParadas.asmx?op=RecuperarMensajes" TargetMode="External"/><Relationship Id="rId25" Type="http://schemas.openxmlformats.org/officeDocument/2006/relationships/hyperlink" Target="http://clsw.smartmovepro.net/ModuloParadas/SWParadas.asmx?op=RecuperarPuestosRecargasMasCercanosPorLocalidad"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clsw.smartmovepro.net/ModuloParadas/SWParadas.asmx?op=RecuperarLineasPorCodigoEmpresa" TargetMode="External"/><Relationship Id="rId20" Type="http://schemas.openxmlformats.org/officeDocument/2006/relationships/hyperlink" Target="http://clsw.smartmovepro.net/ModuloParadas/SWParadas.asmx?op=RecuperarParadasMasCercanasPorLocalidadProvinciaPais" TargetMode="External"/><Relationship Id="rId29" Type="http://schemas.openxmlformats.org/officeDocument/2006/relationships/hyperlink" Target="http://clsw.smartmovepro.net/ModuloParadas/SWParadas.asmx?op=RecuperarRecorridoParaMapaPorEntidadYLinea"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clsw.smartmovepro.net/ModuloParadas/SWParadas.asmx?op=RecuperarCallesPrincipalPorLinea" TargetMode="External"/><Relationship Id="rId24" Type="http://schemas.openxmlformats.org/officeDocument/2006/relationships/hyperlink" Target="http://clsw.smartmovepro.net/ModuloParadas/SWParadas.asmx?op=RecuperarProximosArribos" TargetMode="External"/><Relationship Id="rId32"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clsw.smartmovepro.net/ModuloParadas/SWParadas.asmx?op=RecuperarLineaPorLocalidad" TargetMode="External"/><Relationship Id="rId23" Type="http://schemas.openxmlformats.org/officeDocument/2006/relationships/hyperlink" Target="http://clsw.smartmovepro.net/ModuloParadas/SWParadas.asmx?op=RecuperarParadasPorLineaParaCuandoLlega" TargetMode="External"/><Relationship Id="rId28" Type="http://schemas.openxmlformats.org/officeDocument/2006/relationships/hyperlink" Target="http://clsw.smartmovepro.net/ModuloParadas/SWParadas.asmx?op=RecuperarRecorridoParaMapaPorEntidadYLinea" TargetMode="External"/><Relationship Id="rId10" Type="http://schemas.openxmlformats.org/officeDocument/2006/relationships/hyperlink" Target="http://clsw.smartmovepro.net/ModuloParadas/SWParadas.asmx?op=RecuperarBanderasAsociadasAParada" TargetMode="External"/><Relationship Id="rId19" Type="http://schemas.openxmlformats.org/officeDocument/2006/relationships/hyperlink" Target="http://clsw.smartmovepro.net/ModuloParadas/SWParadas.asmx?op=RecuperarParadasConBanderaYDestinoPorLinea" TargetMode="External"/><Relationship Id="rId31"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clsw.smartmovepro.net/ModuloParadas/SWParadas.asmx?op=RecuperarLineaPorEntidad" TargetMode="External"/><Relationship Id="rId22" Type="http://schemas.openxmlformats.org/officeDocument/2006/relationships/hyperlink" Target="http://clsw.smartmovepro.net/ModuloParadas/SWParadas.asmx?op=RecuperarParadasPorLineaParaCuandoLlega" TargetMode="External"/><Relationship Id="rId27" Type="http://schemas.openxmlformats.org/officeDocument/2006/relationships/hyperlink" Target="http://clsw.smartmovepro.net/ModuloParadas/SWParadas.asmx?op=RecuperarRecorridoParaMapaAbrevYAmpliPorEntidadYLinea" TargetMode="External"/><Relationship Id="rId30" Type="http://schemas.openxmlformats.org/officeDocument/2006/relationships/hyperlink" Target="http://clsw.smartmovepro.net/ModuloParadas/SWParadas.asmx?op=RecuperarRecorridoParaMapaPorEntidadYLinea" TargetMode="External"/><Relationship Id="rId35" Type="http://schemas.openxmlformats.org/officeDocument/2006/relationships/theme" Target="theme/theme1.xml"/><Relationship Id="rId8"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57383A24BFA714AA1CD21D29C55EAC5" ma:contentTypeVersion="0" ma:contentTypeDescription="Create a new document." ma:contentTypeScope="" ma:versionID="cad7cac1170e655687a39bd7a4796100">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35F56E-C971-4DA7-8D92-3397B0100F41}">
  <ds:schemaRefs>
    <ds:schemaRef ds:uri="http://schemas.microsoft.com/sharepoint/v3/contenttype/forms"/>
  </ds:schemaRefs>
</ds:datastoreItem>
</file>

<file path=customXml/itemProps2.xml><?xml version="1.0" encoding="utf-8"?>
<ds:datastoreItem xmlns:ds="http://schemas.openxmlformats.org/officeDocument/2006/customXml" ds:itemID="{A60B1FB3-6462-442E-B787-344F0A3D59B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0339687-F2D7-4A5A-ABB1-51F10FF9C4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2337</Words>
  <Characters>14703</Characters>
  <Application>Microsoft Office Word</Application>
  <DocSecurity>0</DocSecurity>
  <Lines>1050</Lines>
  <Paragraphs>896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servicios web para el cuando llega</dc:title>
  <dc:creator>mbarbosa</dc:creator>
  <cp:lastModifiedBy>Pablo Viggiano</cp:lastModifiedBy>
  <cp:revision>3</cp:revision>
  <cp:lastPrinted>2017-12-19T12:22:00Z</cp:lastPrinted>
  <dcterms:created xsi:type="dcterms:W3CDTF">2026-06-05T17:54:00Z</dcterms:created>
  <dcterms:modified xsi:type="dcterms:W3CDTF">2026-06-05T17:56:00Z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0x010100457383A24BFA714AA1CD21D29C55EAC5</vt:lpwstr>
  </property>
</Properties>
</file>