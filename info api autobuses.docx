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1F" w:rsidRPr="00061C93" w:rsidRDefault="005312E5" w:rsidP="00061C93">
      <w:pPr>
        <w:pStyle w:val="Prrafodelista"/>
        <w:keepNext/>
        <w:keepLines/>
        <w:numPr>
          <w:ilvl w:val="0"/>
          <w:numId w:val="22"/>
        </w:numPr>
        <w:spacing w:before="200" w:after="0"/>
        <w:outlineLvl w:val="1"/>
        <w:rPr>
          <w:rFonts w:ascii="Verdana" w:hAnsi="Verdana"/>
          <w:b/>
          <w:color w:val="548DD4" w:themeColor="text2" w:themeTint="99"/>
          <w:sz w:val="24"/>
          <w:szCs w:val="24"/>
        </w:rPr>
      </w:pPr>
      <w:hyperlink r:id="rId7" w:history="1">
        <w:r w:rsidR="00AA48EE" w:rsidRPr="00061C93">
          <w:rPr>
            <w:rStyle w:val="Hipervnculo"/>
            <w:rFonts w:ascii="Verdana" w:hAnsi="Verdana"/>
            <w:b/>
            <w:color w:val="548DD4" w:themeColor="text2" w:themeTint="99"/>
            <w:sz w:val="24"/>
            <w:szCs w:val="24"/>
            <w:u w:val="none"/>
          </w:rPr>
          <w:t>RecuperarBanderasAsociadasAParada</w:t>
        </w:r>
      </w:hyperlink>
    </w:p>
    <w:p w:rsidR="00953AC8" w:rsidRPr="00915696" w:rsidRDefault="00953AC8" w:rsidP="00953AC8">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color w:val="000000" w:themeColor="text1"/>
          <w:lang w:val="es-ES" w:eastAsia="es-ES"/>
        </w:rPr>
        <w:t xml:space="preserve"> </w:t>
      </w:r>
      <w:r w:rsidR="00AA48EE">
        <w:rPr>
          <w:color w:val="000000" w:themeColor="text1"/>
          <w:lang w:val="es-ES" w:eastAsia="es-ES"/>
        </w:rPr>
        <w:t>Devuelve las banderas asociadas a la parada que recibe como parámetro.</w:t>
      </w: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jc w:val="center"/>
        <w:tblLook w:val="04A0"/>
      </w:tblPr>
      <w:tblGrid>
        <w:gridCol w:w="3628"/>
        <w:gridCol w:w="1381"/>
        <w:gridCol w:w="1963"/>
      </w:tblGrid>
      <w:tr w:rsidR="008D5D3C" w:rsidRPr="00915696" w:rsidTr="00E175F0">
        <w:trPr>
          <w:jc w:val="center"/>
        </w:trPr>
        <w:tc>
          <w:tcPr>
            <w:tcW w:w="3628" w:type="dxa"/>
          </w:tcPr>
          <w:p w:rsidR="008D5D3C" w:rsidRPr="00915696" w:rsidRDefault="008D5D3C" w:rsidP="006C18DF">
            <w:pPr>
              <w:tabs>
                <w:tab w:val="center" w:pos="4252"/>
                <w:tab w:val="right" w:pos="8504"/>
              </w:tabs>
              <w:jc w:val="center"/>
              <w:rPr>
                <w:color w:val="000000" w:themeColor="text1"/>
                <w:lang w:eastAsia="es-ES"/>
              </w:rPr>
            </w:pPr>
            <w:r w:rsidRPr="00915696">
              <w:rPr>
                <w:color w:val="000000" w:themeColor="text1"/>
                <w:lang w:eastAsia="es-ES"/>
              </w:rPr>
              <w:t>Nombre parámetro</w:t>
            </w:r>
          </w:p>
        </w:tc>
        <w:tc>
          <w:tcPr>
            <w:tcW w:w="1381" w:type="dxa"/>
          </w:tcPr>
          <w:p w:rsidR="008D5D3C" w:rsidRPr="00915696" w:rsidRDefault="008D5D3C" w:rsidP="006C18DF">
            <w:pPr>
              <w:tabs>
                <w:tab w:val="center" w:pos="4252"/>
                <w:tab w:val="right" w:pos="8504"/>
              </w:tabs>
              <w:jc w:val="center"/>
              <w:rPr>
                <w:color w:val="000000" w:themeColor="text1"/>
                <w:lang w:eastAsia="es-ES"/>
              </w:rPr>
            </w:pPr>
            <w:r w:rsidRPr="00915696">
              <w:rPr>
                <w:color w:val="000000" w:themeColor="text1"/>
                <w:lang w:eastAsia="es-ES"/>
              </w:rPr>
              <w:t>Tipo parámetro</w:t>
            </w:r>
          </w:p>
        </w:tc>
        <w:tc>
          <w:tcPr>
            <w:tcW w:w="1963" w:type="dxa"/>
          </w:tcPr>
          <w:p w:rsidR="008D5D3C" w:rsidRPr="00915696" w:rsidRDefault="008D5D3C" w:rsidP="006C18DF">
            <w:pPr>
              <w:tabs>
                <w:tab w:val="center" w:pos="4252"/>
                <w:tab w:val="right" w:pos="8504"/>
              </w:tabs>
              <w:jc w:val="center"/>
              <w:rPr>
                <w:color w:val="000000" w:themeColor="text1"/>
                <w:lang w:eastAsia="es-ES"/>
              </w:rPr>
            </w:pPr>
            <w:r w:rsidRPr="00915696">
              <w:rPr>
                <w:color w:val="000000" w:themeColor="text1"/>
                <w:lang w:eastAsia="es-ES"/>
              </w:rPr>
              <w:t>Descripción</w:t>
            </w:r>
          </w:p>
        </w:tc>
      </w:tr>
      <w:tr w:rsidR="008D5D3C" w:rsidRPr="00915696" w:rsidTr="00E175F0">
        <w:trPr>
          <w:jc w:val="center"/>
        </w:trPr>
        <w:tc>
          <w:tcPr>
            <w:tcW w:w="3628" w:type="dxa"/>
          </w:tcPr>
          <w:p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usuario</w:t>
            </w:r>
          </w:p>
        </w:tc>
        <w:tc>
          <w:tcPr>
            <w:tcW w:w="1381" w:type="dxa"/>
          </w:tcPr>
          <w:p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Usuario de seguridad</w:t>
            </w:r>
          </w:p>
        </w:tc>
      </w:tr>
      <w:tr w:rsidR="008D5D3C" w:rsidRPr="00915696" w:rsidTr="00E175F0">
        <w:trPr>
          <w:jc w:val="center"/>
        </w:trPr>
        <w:tc>
          <w:tcPr>
            <w:tcW w:w="3628" w:type="dxa"/>
          </w:tcPr>
          <w:p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clave</w:t>
            </w:r>
          </w:p>
        </w:tc>
        <w:tc>
          <w:tcPr>
            <w:tcW w:w="1381" w:type="dxa"/>
          </w:tcPr>
          <w:p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tabs>
                <w:tab w:val="center" w:pos="4252"/>
                <w:tab w:val="right" w:pos="8504"/>
              </w:tabs>
              <w:rPr>
                <w:color w:val="000000" w:themeColor="text1"/>
                <w:lang w:eastAsia="es-ES"/>
              </w:rPr>
            </w:pPr>
            <w:r w:rsidRPr="00915696">
              <w:rPr>
                <w:color w:val="000000" w:themeColor="text1"/>
                <w:lang w:eastAsia="es-ES"/>
              </w:rPr>
              <w:t>Clave de seguridad</w:t>
            </w:r>
          </w:p>
        </w:tc>
      </w:tr>
      <w:tr w:rsidR="008D5D3C" w:rsidRPr="00915696" w:rsidTr="00E175F0">
        <w:trPr>
          <w:jc w:val="center"/>
        </w:trPr>
        <w:tc>
          <w:tcPr>
            <w:tcW w:w="3628" w:type="dxa"/>
          </w:tcPr>
          <w:p w:rsidR="008D5D3C" w:rsidRPr="00915696" w:rsidRDefault="00AA48EE" w:rsidP="0032324B">
            <w:pPr>
              <w:tabs>
                <w:tab w:val="center" w:pos="4252"/>
                <w:tab w:val="right" w:pos="8504"/>
              </w:tabs>
              <w:rPr>
                <w:color w:val="000000" w:themeColor="text1"/>
                <w:lang w:eastAsia="es-ES"/>
              </w:rPr>
            </w:pPr>
            <w:r>
              <w:rPr>
                <w:color w:val="000000" w:themeColor="text1"/>
                <w:lang w:eastAsia="es-ES"/>
              </w:rPr>
              <w:t>identificadorParada</w:t>
            </w:r>
          </w:p>
        </w:tc>
        <w:tc>
          <w:tcPr>
            <w:tcW w:w="1381" w:type="dxa"/>
          </w:tcPr>
          <w:p w:rsidR="008D5D3C" w:rsidRPr="00915696" w:rsidRDefault="00AA48EE" w:rsidP="0032324B">
            <w:pPr>
              <w:tabs>
                <w:tab w:val="center" w:pos="4252"/>
                <w:tab w:val="right" w:pos="8504"/>
              </w:tabs>
              <w:rPr>
                <w:color w:val="000000" w:themeColor="text1"/>
                <w:lang w:eastAsia="es-ES"/>
              </w:rPr>
            </w:pPr>
            <w:r>
              <w:rPr>
                <w:color w:val="000000" w:themeColor="text1"/>
                <w:lang w:eastAsia="es-ES"/>
              </w:rPr>
              <w:t>string</w:t>
            </w:r>
          </w:p>
        </w:tc>
        <w:tc>
          <w:tcPr>
            <w:tcW w:w="1963" w:type="dxa"/>
          </w:tcPr>
          <w:p w:rsidR="008D5D3C" w:rsidRPr="00915696" w:rsidRDefault="0084183A" w:rsidP="0032324B">
            <w:pPr>
              <w:tabs>
                <w:tab w:val="center" w:pos="4252"/>
                <w:tab w:val="right" w:pos="8504"/>
              </w:tabs>
              <w:rPr>
                <w:color w:val="000000" w:themeColor="text1"/>
                <w:lang w:eastAsia="es-ES"/>
              </w:rPr>
            </w:pPr>
            <w:r>
              <w:rPr>
                <w:color w:val="000000" w:themeColor="text1"/>
                <w:lang w:eastAsia="es-ES"/>
              </w:rPr>
              <w:t>Identificador de la parada</w:t>
            </w:r>
          </w:p>
        </w:tc>
      </w:tr>
    </w:tbl>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BA2383">
        <w:rPr>
          <w:rFonts w:eastAsia="Times New Roman" w:cstheme="majorBidi"/>
          <w:b/>
          <w:bCs/>
          <w:i/>
          <w:color w:val="000000" w:themeColor="text1"/>
          <w:lang w:val="es-ES" w:eastAsia="es-ES"/>
        </w:rPr>
        <w:t xml:space="preserve"> string</w:t>
      </w:r>
    </w:p>
    <w:p w:rsidR="00137F93" w:rsidRPr="00BC22A4" w:rsidRDefault="00915580" w:rsidP="00915580">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915580" w:rsidRPr="00BC22A4" w:rsidRDefault="00915580" w:rsidP="00915580">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915580" w:rsidRPr="00BC22A4" w:rsidRDefault="00915580" w:rsidP="00915580">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 xml:space="preserve">Array </w:t>
      </w:r>
      <w:r w:rsidR="00BC22A4" w:rsidRPr="00BC22A4">
        <w:rPr>
          <w:rFonts w:eastAsia="Times New Roman" w:cstheme="majorBidi"/>
          <w:bCs/>
          <w:color w:val="000000" w:themeColor="text1"/>
          <w:lang w:val="es-ES" w:eastAsia="es-ES"/>
        </w:rPr>
        <w:t>‘</w:t>
      </w:r>
      <w:r w:rsidRPr="00BC22A4">
        <w:rPr>
          <w:rFonts w:eastAsia="Times New Roman" w:cstheme="majorBidi"/>
          <w:bCs/>
          <w:color w:val="000000" w:themeColor="text1"/>
          <w:lang w:val="es-ES" w:eastAsia="es-ES"/>
        </w:rPr>
        <w:t>Banderas</w:t>
      </w:r>
      <w:r w:rsidR="00BC22A4" w:rsidRPr="00BC22A4">
        <w:rPr>
          <w:rFonts w:eastAsia="Times New Roman" w:cstheme="majorBidi"/>
          <w:bCs/>
          <w:color w:val="000000" w:themeColor="text1"/>
          <w:lang w:val="es-ES" w:eastAsia="es-ES"/>
        </w:rPr>
        <w:t>’</w:t>
      </w:r>
      <w:r w:rsidRPr="00BC22A4">
        <w:rPr>
          <w:rFonts w:eastAsia="Times New Roman" w:cstheme="majorBidi"/>
          <w:bCs/>
          <w:color w:val="000000" w:themeColor="text1"/>
          <w:lang w:val="es-ES" w:eastAsia="es-ES"/>
        </w:rPr>
        <w:t>:</w:t>
      </w:r>
    </w:p>
    <w:p w:rsidR="00915580" w:rsidRPr="00BC22A4" w:rsidRDefault="00915580" w:rsidP="00915580">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descripcionCorta</w:t>
      </w:r>
    </w:p>
    <w:p w:rsidR="00915580" w:rsidRPr="00BC22A4" w:rsidRDefault="00915580" w:rsidP="00915580">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descripcionLinea</w:t>
      </w:r>
    </w:p>
    <w:p w:rsidR="00915580" w:rsidRDefault="00915580" w:rsidP="00915580">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915580" w:rsidRDefault="00915580" w:rsidP="00915580">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915580" w:rsidRDefault="00915580" w:rsidP="00915580">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rsidR="00915580" w:rsidRPr="004877A4" w:rsidRDefault="00915580" w:rsidP="00915580">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banderas para la parada</w:t>
      </w:r>
    </w:p>
    <w:p w:rsidR="00915580" w:rsidRDefault="00915580" w:rsidP="00915580">
      <w:pPr>
        <w:pStyle w:val="Prrafodelista"/>
        <w:shd w:val="clear" w:color="auto" w:fill="FFFFFF"/>
        <w:spacing w:after="0" w:line="240" w:lineRule="auto"/>
        <w:rPr>
          <w:rFonts w:eastAsia="Times New Roman" w:cs="Arial"/>
          <w:color w:val="222222"/>
          <w:lang w:eastAsia="es-ES"/>
        </w:rPr>
      </w:pPr>
    </w:p>
    <w:p w:rsidR="00953AC8"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8" w:history="1">
        <w:r w:rsidR="0085462E" w:rsidRPr="00061C93">
          <w:rPr>
            <w:rFonts w:ascii="Verdana" w:eastAsia="Times New Roman" w:hAnsi="Verdana" w:cstheme="majorBidi"/>
            <w:b/>
            <w:bCs/>
            <w:color w:val="548DD4" w:themeColor="text2" w:themeTint="99"/>
            <w:sz w:val="24"/>
            <w:szCs w:val="24"/>
            <w:lang w:val="es-ES" w:eastAsia="es-ES"/>
          </w:rPr>
          <w:t>RecuperarCallesPrincipalPorLinea</w:t>
        </w:r>
      </w:hyperlink>
    </w:p>
    <w:p w:rsidR="00953AC8" w:rsidRPr="00915696" w:rsidRDefault="00953AC8" w:rsidP="00953AC8">
      <w:pPr>
        <w:spacing w:after="0" w:line="240" w:lineRule="auto"/>
        <w:rPr>
          <w:rFonts w:eastAsia="Times New Roman" w:cs="Arial"/>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 xml:space="preserve">Recupera </w:t>
      </w:r>
      <w:r w:rsidR="00BA2383">
        <w:rPr>
          <w:color w:val="000000" w:themeColor="text1"/>
          <w:lang w:val="es-ES" w:eastAsia="es-ES"/>
        </w:rPr>
        <w:t>las calles principales para la línea que recibe como parámetro.</w:t>
      </w:r>
    </w:p>
    <w:p w:rsidR="00953AC8" w:rsidRPr="00915696" w:rsidRDefault="00953AC8" w:rsidP="00953AC8">
      <w:pPr>
        <w:spacing w:after="0" w:line="240" w:lineRule="auto"/>
        <w:rPr>
          <w:rFonts w:eastAsia="Times New Roman" w:cs="Arial"/>
          <w:i/>
          <w:color w:val="000000" w:themeColor="text1"/>
          <w:lang w:val="es-ES" w:eastAsia="es-ES"/>
        </w:rPr>
      </w:pP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r w:rsidR="00BA2383" w:rsidRPr="00BA2383">
        <w:rPr>
          <w:rFonts w:eastAsia="Times New Roman" w:cstheme="majorBidi"/>
          <w:b/>
          <w:bCs/>
          <w:i/>
          <w:color w:val="000000" w:themeColor="text1"/>
          <w:lang w:val="es-ES" w:eastAsia="es-ES"/>
        </w:rPr>
        <w:t xml:space="preserve"> </w:t>
      </w:r>
      <w:r w:rsidR="00BA2383">
        <w:rPr>
          <w:rFonts w:eastAsia="Times New Roman" w:cstheme="majorBidi"/>
          <w:b/>
          <w:bCs/>
          <w:i/>
          <w:color w:val="000000" w:themeColor="text1"/>
          <w:lang w:val="es-ES" w:eastAsia="es-ES"/>
        </w:rPr>
        <w:t>string</w:t>
      </w:r>
    </w:p>
    <w:p w:rsidR="00953AC8" w:rsidRPr="00915696" w:rsidRDefault="00953AC8" w:rsidP="00953AC8">
      <w:pPr>
        <w:spacing w:after="0" w:line="240" w:lineRule="auto"/>
        <w:rPr>
          <w:rFonts w:eastAsia="Times New Roman" w:cs="Arial"/>
          <w:color w:val="000000" w:themeColor="text1"/>
          <w:lang w:val="es-ES" w:eastAsia="es-ES"/>
        </w:rPr>
      </w:pPr>
      <w:r w:rsidRPr="00915696">
        <w:rPr>
          <w:rFonts w:eastAsia="Times New Roman" w:cs="Arial"/>
          <w:color w:val="000000" w:themeColor="text1"/>
          <w:lang w:val="es-ES" w:eastAsia="es-ES"/>
        </w:rPr>
        <w:t xml:space="preserve"> </w:t>
      </w:r>
    </w:p>
    <w:tbl>
      <w:tblPr>
        <w:tblStyle w:val="Tablaconcuadrcula"/>
        <w:tblW w:w="0" w:type="auto"/>
        <w:jc w:val="center"/>
        <w:tblLook w:val="04A0"/>
      </w:tblPr>
      <w:tblGrid>
        <w:gridCol w:w="3628"/>
        <w:gridCol w:w="1381"/>
        <w:gridCol w:w="1963"/>
      </w:tblGrid>
      <w:tr w:rsidR="008D5D3C" w:rsidRPr="00AD63E8" w:rsidTr="004B492D">
        <w:trPr>
          <w:jc w:val="center"/>
        </w:trPr>
        <w:tc>
          <w:tcPr>
            <w:tcW w:w="3628" w:type="dxa"/>
          </w:tcPr>
          <w:p w:rsidR="008D5D3C" w:rsidRPr="00AD63E8" w:rsidRDefault="008D5D3C" w:rsidP="006C18DF">
            <w:pPr>
              <w:jc w:val="center"/>
              <w:rPr>
                <w:rFonts w:eastAsia="Times New Roman" w:cs="Arial"/>
                <w:color w:val="000000" w:themeColor="text1"/>
                <w:lang w:eastAsia="es-ES"/>
              </w:rPr>
            </w:pPr>
            <w:r w:rsidRPr="00AD63E8">
              <w:rPr>
                <w:rFonts w:eastAsia="Times New Roman" w:cs="Arial"/>
                <w:color w:val="000000" w:themeColor="text1"/>
                <w:lang w:eastAsia="es-ES"/>
              </w:rPr>
              <w:t>Nombre parámetro</w:t>
            </w:r>
          </w:p>
        </w:tc>
        <w:tc>
          <w:tcPr>
            <w:tcW w:w="1381" w:type="dxa"/>
          </w:tcPr>
          <w:p w:rsidR="008D5D3C" w:rsidRPr="00AD63E8" w:rsidRDefault="008D5D3C" w:rsidP="006C18DF">
            <w:pPr>
              <w:jc w:val="center"/>
              <w:rPr>
                <w:rFonts w:eastAsia="Times New Roman" w:cs="Arial"/>
                <w:color w:val="000000" w:themeColor="text1"/>
                <w:lang w:eastAsia="es-ES"/>
              </w:rPr>
            </w:pPr>
            <w:r w:rsidRPr="00AD63E8">
              <w:rPr>
                <w:rFonts w:eastAsia="Times New Roman" w:cs="Arial"/>
                <w:color w:val="000000" w:themeColor="text1"/>
                <w:lang w:eastAsia="es-ES"/>
              </w:rPr>
              <w:t>Tipo parámetro</w:t>
            </w:r>
          </w:p>
        </w:tc>
        <w:tc>
          <w:tcPr>
            <w:tcW w:w="1963" w:type="dxa"/>
          </w:tcPr>
          <w:p w:rsidR="008D5D3C" w:rsidRPr="00AD63E8" w:rsidRDefault="008D5D3C" w:rsidP="006C18DF">
            <w:pPr>
              <w:jc w:val="center"/>
              <w:rPr>
                <w:rFonts w:eastAsia="Times New Roman" w:cs="Arial"/>
                <w:color w:val="000000" w:themeColor="text1"/>
                <w:lang w:eastAsia="es-ES"/>
              </w:rPr>
            </w:pPr>
            <w:r w:rsidRPr="00AD63E8">
              <w:rPr>
                <w:rFonts w:eastAsia="Times New Roman" w:cs="Arial"/>
                <w:color w:val="000000" w:themeColor="text1"/>
                <w:lang w:eastAsia="es-ES"/>
              </w:rPr>
              <w:t>Descripción</w:t>
            </w:r>
          </w:p>
        </w:tc>
      </w:tr>
      <w:tr w:rsidR="008D5D3C" w:rsidRPr="00AD63E8" w:rsidTr="004B492D">
        <w:trPr>
          <w:jc w:val="center"/>
        </w:trPr>
        <w:tc>
          <w:tcPr>
            <w:tcW w:w="3628"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usuario</w:t>
            </w:r>
          </w:p>
        </w:tc>
        <w:tc>
          <w:tcPr>
            <w:tcW w:w="1381"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Usuario de seguridad</w:t>
            </w:r>
          </w:p>
        </w:tc>
      </w:tr>
      <w:tr w:rsidR="008D5D3C" w:rsidRPr="00AD63E8" w:rsidTr="004B492D">
        <w:trPr>
          <w:jc w:val="center"/>
        </w:trPr>
        <w:tc>
          <w:tcPr>
            <w:tcW w:w="3628"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clave</w:t>
            </w:r>
          </w:p>
        </w:tc>
        <w:tc>
          <w:tcPr>
            <w:tcW w:w="1381"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Clave de seguridad</w:t>
            </w:r>
          </w:p>
        </w:tc>
      </w:tr>
      <w:tr w:rsidR="008D5D3C" w:rsidRPr="00AD63E8" w:rsidTr="004B492D">
        <w:trPr>
          <w:jc w:val="center"/>
        </w:trPr>
        <w:tc>
          <w:tcPr>
            <w:tcW w:w="3628" w:type="dxa"/>
          </w:tcPr>
          <w:p w:rsidR="008D5D3C" w:rsidRPr="00AD63E8" w:rsidRDefault="008D5D3C" w:rsidP="0085462E">
            <w:pPr>
              <w:rPr>
                <w:rFonts w:eastAsia="Times New Roman" w:cs="Arial"/>
                <w:color w:val="000000" w:themeColor="text1"/>
                <w:lang w:eastAsia="es-ES"/>
              </w:rPr>
            </w:pPr>
            <w:r w:rsidRPr="00AD63E8">
              <w:rPr>
                <w:rFonts w:eastAsia="Times New Roman" w:cs="Arial"/>
                <w:color w:val="000000" w:themeColor="text1"/>
                <w:lang w:eastAsia="es-ES"/>
              </w:rPr>
              <w:t>codigo</w:t>
            </w:r>
            <w:r w:rsidR="0085462E" w:rsidRPr="00AD63E8">
              <w:rPr>
                <w:rFonts w:eastAsia="Times New Roman" w:cs="Arial"/>
                <w:color w:val="000000" w:themeColor="text1"/>
                <w:lang w:eastAsia="es-ES"/>
              </w:rPr>
              <w:t>Linea</w:t>
            </w:r>
            <w:r w:rsidR="0010586F">
              <w:rPr>
                <w:rFonts w:eastAsia="Times New Roman" w:cs="Arial"/>
                <w:color w:val="000000" w:themeColor="text1"/>
                <w:lang w:eastAsia="es-ES"/>
              </w:rPr>
              <w:t>Parada</w:t>
            </w:r>
          </w:p>
        </w:tc>
        <w:tc>
          <w:tcPr>
            <w:tcW w:w="1381" w:type="dxa"/>
          </w:tcPr>
          <w:p w:rsidR="008D5D3C" w:rsidRPr="00AD63E8" w:rsidRDefault="008D5D3C" w:rsidP="0032324B">
            <w:pPr>
              <w:rPr>
                <w:rFonts w:eastAsia="Times New Roman" w:cs="Arial"/>
                <w:color w:val="000000" w:themeColor="text1"/>
                <w:lang w:eastAsia="es-ES"/>
              </w:rPr>
            </w:pPr>
            <w:r w:rsidRPr="00AD63E8">
              <w:rPr>
                <w:rFonts w:eastAsia="Times New Roman" w:cs="Arial"/>
                <w:color w:val="000000" w:themeColor="text1"/>
                <w:lang w:eastAsia="es-ES"/>
              </w:rPr>
              <w:t>int</w:t>
            </w:r>
          </w:p>
        </w:tc>
        <w:tc>
          <w:tcPr>
            <w:tcW w:w="1963" w:type="dxa"/>
          </w:tcPr>
          <w:p w:rsidR="008D5D3C" w:rsidRPr="00AD63E8" w:rsidRDefault="008D5D3C" w:rsidP="0010586F">
            <w:pPr>
              <w:rPr>
                <w:rFonts w:eastAsia="Times New Roman" w:cs="Arial"/>
                <w:color w:val="000000" w:themeColor="text1"/>
                <w:lang w:eastAsia="es-ES"/>
              </w:rPr>
            </w:pPr>
            <w:r w:rsidRPr="00AD63E8">
              <w:rPr>
                <w:rFonts w:eastAsia="Times New Roman" w:cs="Arial"/>
                <w:color w:val="000000" w:themeColor="text1"/>
                <w:lang w:eastAsia="es-ES"/>
              </w:rPr>
              <w:t xml:space="preserve">Código de la </w:t>
            </w:r>
            <w:r w:rsidR="0085462E" w:rsidRPr="00AD63E8">
              <w:rPr>
                <w:rFonts w:eastAsia="Times New Roman" w:cs="Arial"/>
                <w:color w:val="000000" w:themeColor="text1"/>
                <w:lang w:eastAsia="es-ES"/>
              </w:rPr>
              <w:t>línea</w:t>
            </w:r>
            <w:r w:rsidR="0010586F">
              <w:rPr>
                <w:rFonts w:eastAsia="Times New Roman" w:cs="Arial"/>
                <w:color w:val="000000" w:themeColor="text1"/>
                <w:lang w:eastAsia="es-ES"/>
              </w:rPr>
              <w:t xml:space="preserve"> del sitio Paradas</w:t>
            </w:r>
          </w:p>
        </w:tc>
      </w:tr>
      <w:tr w:rsidR="008D5D3C" w:rsidRPr="00AD63E8" w:rsidTr="004B492D">
        <w:trPr>
          <w:jc w:val="center"/>
        </w:trPr>
        <w:tc>
          <w:tcPr>
            <w:tcW w:w="3628" w:type="dxa"/>
          </w:tcPr>
          <w:p w:rsidR="008D5D3C" w:rsidRPr="00AD63E8" w:rsidRDefault="0085462E" w:rsidP="0032324B">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8D5D3C" w:rsidRPr="00AD63E8" w:rsidRDefault="0085462E" w:rsidP="0032324B">
            <w:pPr>
              <w:rPr>
                <w:rFonts w:eastAsia="Times New Roman" w:cs="Arial"/>
                <w:color w:val="000000" w:themeColor="text1"/>
                <w:lang w:eastAsia="es-ES"/>
              </w:rPr>
            </w:pPr>
            <w:r w:rsidRPr="00AD63E8">
              <w:rPr>
                <w:rFonts w:eastAsia="Times New Roman" w:cs="Arial"/>
                <w:color w:val="000000" w:themeColor="text1"/>
                <w:lang w:eastAsia="es-ES"/>
              </w:rPr>
              <w:t>boolean</w:t>
            </w:r>
          </w:p>
        </w:tc>
        <w:tc>
          <w:tcPr>
            <w:tcW w:w="1963" w:type="dxa"/>
          </w:tcPr>
          <w:p w:rsidR="008D5D3C" w:rsidRPr="00AD63E8" w:rsidRDefault="0085462E" w:rsidP="0085462E">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p>
        </w:tc>
      </w:tr>
    </w:tbl>
    <w:p w:rsidR="00953AC8" w:rsidRPr="00915696" w:rsidRDefault="00953AC8" w:rsidP="00953AC8">
      <w:pPr>
        <w:rPr>
          <w:rFonts w:eastAsia="Times New Roman" w:cs="Arial"/>
          <w:i/>
          <w:color w:val="000000" w:themeColor="text1"/>
          <w:lang w:val="es-ES" w:eastAsia="es-ES"/>
        </w:rPr>
      </w:pPr>
    </w:p>
    <w:p w:rsidR="00BC22A4" w:rsidRDefault="00953AC8" w:rsidP="00AA22CB">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lastRenderedPageBreak/>
        <w:t>Parámetro que devuelve:</w:t>
      </w:r>
      <w:r w:rsidR="00BC22A4">
        <w:rPr>
          <w:rFonts w:eastAsia="Times New Roman" w:cstheme="majorBidi"/>
          <w:b/>
          <w:bCs/>
          <w:i/>
          <w:color w:val="000000" w:themeColor="text1"/>
          <w:lang w:val="es-ES" w:eastAsia="es-ES"/>
        </w:rPr>
        <w:t xml:space="preserve"> </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‘Calles’:</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codigoCalle</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descripcionGoogle</w:t>
      </w:r>
    </w:p>
    <w:p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calles para esa línea</w:t>
      </w:r>
    </w:p>
    <w:p w:rsidR="00AA22CB" w:rsidRPr="00915696" w:rsidRDefault="00AA22CB" w:rsidP="00AA22CB">
      <w:pPr>
        <w:keepNext/>
        <w:keepLines/>
        <w:spacing w:before="200" w:after="0"/>
        <w:outlineLvl w:val="2"/>
        <w:rPr>
          <w:i/>
          <w:color w:val="000000" w:themeColor="text1"/>
          <w:lang w:val="es-ES" w:eastAsia="es-ES"/>
        </w:rPr>
      </w:pPr>
      <w:r w:rsidRPr="00915696">
        <w:rPr>
          <w:i/>
          <w:color w:val="000000" w:themeColor="text1"/>
          <w:lang w:val="es-ES" w:eastAsia="es-ES"/>
        </w:rPr>
        <w:t xml:space="preserve">                             </w:t>
      </w:r>
    </w:p>
    <w:p w:rsidR="00AA22CB"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9" w:history="1">
        <w:r w:rsidR="00BA2383" w:rsidRPr="00061C93">
          <w:rPr>
            <w:rStyle w:val="Hipervnculo"/>
            <w:rFonts w:ascii="Verdana" w:hAnsi="Verdana"/>
            <w:b/>
            <w:color w:val="548DD4" w:themeColor="text2" w:themeTint="99"/>
            <w:sz w:val="24"/>
            <w:szCs w:val="24"/>
            <w:u w:val="none"/>
          </w:rPr>
          <w:t>RecuperarInterseccionPorLineaYCalle</w:t>
        </w:r>
      </w:hyperlink>
    </w:p>
    <w:p w:rsidR="002D6DEB" w:rsidRPr="00915696" w:rsidRDefault="00AA22CB" w:rsidP="002D6DEB">
      <w:pPr>
        <w:spacing w:after="0" w:line="240" w:lineRule="auto"/>
        <w:rPr>
          <w:rFonts w:eastAsia="Times New Roman" w:cs="Arial"/>
          <w:color w:val="000000" w:themeColor="text1"/>
          <w:lang w:val="es-ES" w:eastAsia="es-ES"/>
        </w:rPr>
      </w:pPr>
      <w:r w:rsidRPr="0018189E">
        <w:rPr>
          <w:rFonts w:eastAsia="Times New Roman" w:cstheme="majorBidi"/>
          <w:b/>
          <w:bCs/>
          <w:i/>
          <w:color w:val="000000" w:themeColor="text1"/>
          <w:lang w:val="es-ES" w:eastAsia="es-ES"/>
        </w:rPr>
        <w:t>Detalle</w:t>
      </w:r>
      <w:r w:rsidRPr="0018189E">
        <w:rPr>
          <w:rFonts w:eastAsia="Times New Roman" w:cstheme="majorBidi"/>
          <w:b/>
          <w:bCs/>
          <w:color w:val="000000" w:themeColor="text1"/>
          <w:lang w:val="es-ES" w:eastAsia="es-ES"/>
        </w:rPr>
        <w:t>:</w:t>
      </w:r>
      <w:r w:rsidRPr="0018189E">
        <w:rPr>
          <w:rFonts w:eastAsia="Times New Roman" w:cs="Arial"/>
          <w:color w:val="000000" w:themeColor="text1"/>
          <w:lang w:val="es-ES" w:eastAsia="es-ES"/>
        </w:rPr>
        <w:t xml:space="preserve"> </w:t>
      </w:r>
      <w:r w:rsidR="00AD63E8" w:rsidRPr="0018189E">
        <w:rPr>
          <w:color w:val="000000" w:themeColor="text1"/>
          <w:lang w:val="es-ES" w:eastAsia="es-ES"/>
        </w:rPr>
        <w:t xml:space="preserve">Recupera la calle intersección para la línea y calle </w:t>
      </w:r>
      <w:r w:rsidR="009D1432" w:rsidRPr="0018189E">
        <w:rPr>
          <w:color w:val="000000" w:themeColor="text1"/>
          <w:lang w:val="es-ES" w:eastAsia="es-ES"/>
        </w:rPr>
        <w:t xml:space="preserve">principal </w:t>
      </w:r>
      <w:r w:rsidR="00AD63E8" w:rsidRPr="0018189E">
        <w:rPr>
          <w:color w:val="000000" w:themeColor="text1"/>
          <w:lang w:val="es-ES" w:eastAsia="es-ES"/>
        </w:rPr>
        <w:t>que recibe como parámetro.</w:t>
      </w:r>
    </w:p>
    <w:p w:rsidR="002D6DEB" w:rsidRDefault="002D6DEB" w:rsidP="002D6DEB">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AD63E8" w:rsidRPr="00915696" w:rsidRDefault="00AD63E8" w:rsidP="002D6DEB">
      <w:pPr>
        <w:keepNext/>
        <w:keepLines/>
        <w:spacing w:before="200" w:after="0"/>
        <w:outlineLvl w:val="2"/>
        <w:rPr>
          <w:rFonts w:eastAsia="Times New Roman" w:cstheme="majorBidi"/>
          <w:b/>
          <w:bCs/>
          <w:i/>
          <w:color w:val="000000" w:themeColor="text1"/>
          <w:lang w:val="es-ES" w:eastAsia="es-ES"/>
        </w:rPr>
      </w:pPr>
    </w:p>
    <w:tbl>
      <w:tblPr>
        <w:tblStyle w:val="Tablaconcuadrcula"/>
        <w:tblW w:w="0" w:type="auto"/>
        <w:jc w:val="center"/>
        <w:tblLook w:val="04A0"/>
      </w:tblPr>
      <w:tblGrid>
        <w:gridCol w:w="3628"/>
        <w:gridCol w:w="1381"/>
        <w:gridCol w:w="1963"/>
      </w:tblGrid>
      <w:tr w:rsidR="008D5D3C" w:rsidRPr="00915696" w:rsidTr="004B492D">
        <w:trPr>
          <w:jc w:val="center"/>
        </w:trPr>
        <w:tc>
          <w:tcPr>
            <w:tcW w:w="3628" w:type="dxa"/>
          </w:tcPr>
          <w:p w:rsidR="008D5D3C" w:rsidRPr="00915696" w:rsidRDefault="008D5D3C" w:rsidP="006C18DF">
            <w:pPr>
              <w:jc w:val="center"/>
              <w:rPr>
                <w:color w:val="000000" w:themeColor="text1"/>
                <w:lang w:eastAsia="es-ES"/>
              </w:rPr>
            </w:pPr>
            <w:r w:rsidRPr="00915696">
              <w:rPr>
                <w:color w:val="000000" w:themeColor="text1"/>
                <w:lang w:eastAsia="es-ES"/>
              </w:rPr>
              <w:t>Nombre parámetro</w:t>
            </w:r>
          </w:p>
        </w:tc>
        <w:tc>
          <w:tcPr>
            <w:tcW w:w="1381" w:type="dxa"/>
          </w:tcPr>
          <w:p w:rsidR="008D5D3C" w:rsidRPr="00915696" w:rsidRDefault="008D5D3C" w:rsidP="006C18DF">
            <w:pPr>
              <w:jc w:val="center"/>
              <w:rPr>
                <w:color w:val="000000" w:themeColor="text1"/>
                <w:lang w:eastAsia="es-ES"/>
              </w:rPr>
            </w:pPr>
            <w:r w:rsidRPr="00915696">
              <w:rPr>
                <w:color w:val="000000" w:themeColor="text1"/>
                <w:lang w:eastAsia="es-ES"/>
              </w:rPr>
              <w:t>Tipo parámetro</w:t>
            </w:r>
          </w:p>
        </w:tc>
        <w:tc>
          <w:tcPr>
            <w:tcW w:w="1963" w:type="dxa"/>
          </w:tcPr>
          <w:p w:rsidR="008D5D3C" w:rsidRPr="00915696" w:rsidRDefault="008D5D3C" w:rsidP="006C18DF">
            <w:pPr>
              <w:jc w:val="center"/>
              <w:rPr>
                <w:color w:val="000000" w:themeColor="text1"/>
                <w:lang w:eastAsia="es-ES"/>
              </w:rPr>
            </w:pPr>
            <w:r w:rsidRPr="00915696">
              <w:rPr>
                <w:color w:val="000000" w:themeColor="text1"/>
                <w:lang w:eastAsia="es-ES"/>
              </w:rPr>
              <w:t>Descripción</w:t>
            </w:r>
          </w:p>
        </w:tc>
      </w:tr>
      <w:tr w:rsidR="00AD63E8" w:rsidRPr="00AD63E8" w:rsidTr="00F21DCD">
        <w:trPr>
          <w:jc w:val="center"/>
        </w:trPr>
        <w:tc>
          <w:tcPr>
            <w:tcW w:w="3628"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usuario</w:t>
            </w:r>
          </w:p>
        </w:tc>
        <w:tc>
          <w:tcPr>
            <w:tcW w:w="1381"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Usuario de seguridad</w:t>
            </w:r>
          </w:p>
        </w:tc>
      </w:tr>
      <w:tr w:rsidR="00AD63E8" w:rsidRPr="00AD63E8" w:rsidTr="00F21DCD">
        <w:trPr>
          <w:jc w:val="center"/>
        </w:trPr>
        <w:tc>
          <w:tcPr>
            <w:tcW w:w="3628"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clave</w:t>
            </w:r>
          </w:p>
        </w:tc>
        <w:tc>
          <w:tcPr>
            <w:tcW w:w="1381"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string</w:t>
            </w:r>
          </w:p>
        </w:tc>
        <w:tc>
          <w:tcPr>
            <w:tcW w:w="1963"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Clave de seguridad</w:t>
            </w:r>
          </w:p>
        </w:tc>
      </w:tr>
      <w:tr w:rsidR="00AD63E8" w:rsidRPr="00AD63E8" w:rsidTr="00F21DCD">
        <w:trPr>
          <w:jc w:val="center"/>
        </w:trPr>
        <w:tc>
          <w:tcPr>
            <w:tcW w:w="3628"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codigoLinea</w:t>
            </w:r>
            <w:r w:rsidR="0010586F">
              <w:rPr>
                <w:rFonts w:eastAsia="Times New Roman" w:cs="Arial"/>
                <w:color w:val="000000" w:themeColor="text1"/>
                <w:lang w:eastAsia="es-ES"/>
              </w:rPr>
              <w:t>Parada</w:t>
            </w:r>
          </w:p>
        </w:tc>
        <w:tc>
          <w:tcPr>
            <w:tcW w:w="1381"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int</w:t>
            </w:r>
          </w:p>
        </w:tc>
        <w:tc>
          <w:tcPr>
            <w:tcW w:w="1963"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Código de la línea</w:t>
            </w:r>
            <w:r w:rsidR="0010586F">
              <w:rPr>
                <w:rFonts w:eastAsia="Times New Roman" w:cs="Arial"/>
                <w:color w:val="000000" w:themeColor="text1"/>
                <w:lang w:eastAsia="es-ES"/>
              </w:rPr>
              <w:t xml:space="preserve"> del sitio Paradas</w:t>
            </w:r>
          </w:p>
        </w:tc>
      </w:tr>
      <w:tr w:rsidR="009D1432" w:rsidRPr="00AD63E8" w:rsidTr="00F21DCD">
        <w:trPr>
          <w:jc w:val="center"/>
        </w:trPr>
        <w:tc>
          <w:tcPr>
            <w:tcW w:w="3628" w:type="dxa"/>
          </w:tcPr>
          <w:p w:rsidR="009D1432" w:rsidRPr="00AD63E8" w:rsidRDefault="009D1432" w:rsidP="00F21DCD">
            <w:pPr>
              <w:rPr>
                <w:rFonts w:eastAsia="Times New Roman" w:cs="Arial"/>
                <w:color w:val="000000" w:themeColor="text1"/>
                <w:lang w:eastAsia="es-ES"/>
              </w:rPr>
            </w:pPr>
            <w:r>
              <w:rPr>
                <w:rFonts w:eastAsia="Times New Roman" w:cs="Arial"/>
                <w:color w:val="000000" w:themeColor="text1"/>
                <w:lang w:eastAsia="es-ES"/>
              </w:rPr>
              <w:t>codigoCalle</w:t>
            </w:r>
          </w:p>
        </w:tc>
        <w:tc>
          <w:tcPr>
            <w:tcW w:w="1381" w:type="dxa"/>
          </w:tcPr>
          <w:p w:rsidR="009D1432" w:rsidRPr="00AD63E8" w:rsidRDefault="009D1432" w:rsidP="00F21DCD">
            <w:pPr>
              <w:rPr>
                <w:rFonts w:eastAsia="Times New Roman" w:cs="Arial"/>
                <w:color w:val="000000" w:themeColor="text1"/>
                <w:lang w:eastAsia="es-ES"/>
              </w:rPr>
            </w:pPr>
            <w:r>
              <w:rPr>
                <w:rFonts w:eastAsia="Times New Roman" w:cs="Arial"/>
                <w:color w:val="000000" w:themeColor="text1"/>
                <w:lang w:eastAsia="es-ES"/>
              </w:rPr>
              <w:t>int</w:t>
            </w:r>
          </w:p>
        </w:tc>
        <w:tc>
          <w:tcPr>
            <w:tcW w:w="1963" w:type="dxa"/>
          </w:tcPr>
          <w:p w:rsidR="009D1432" w:rsidRPr="00AD63E8" w:rsidRDefault="009D1432" w:rsidP="00F21DCD">
            <w:pPr>
              <w:rPr>
                <w:rFonts w:eastAsia="Times New Roman" w:cs="Arial"/>
                <w:color w:val="000000" w:themeColor="text1"/>
                <w:lang w:eastAsia="es-ES"/>
              </w:rPr>
            </w:pPr>
            <w:r>
              <w:rPr>
                <w:rFonts w:eastAsia="Times New Roman" w:cs="Arial"/>
                <w:color w:val="000000" w:themeColor="text1"/>
                <w:lang w:eastAsia="es-ES"/>
              </w:rPr>
              <w:t>Código de la calle principal</w:t>
            </w:r>
          </w:p>
        </w:tc>
      </w:tr>
      <w:tr w:rsidR="00AD63E8" w:rsidRPr="00AD63E8" w:rsidTr="00F21DCD">
        <w:trPr>
          <w:jc w:val="center"/>
        </w:trPr>
        <w:tc>
          <w:tcPr>
            <w:tcW w:w="3628"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boolean</w:t>
            </w:r>
          </w:p>
        </w:tc>
        <w:tc>
          <w:tcPr>
            <w:tcW w:w="1963" w:type="dxa"/>
          </w:tcPr>
          <w:p w:rsidR="00AD63E8" w:rsidRPr="00AD63E8" w:rsidRDefault="00AD63E8"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sidR="0088057C">
              <w:rPr>
                <w:rFonts w:eastAsia="Times New Roman" w:cs="Arial"/>
                <w:color w:val="000000" w:themeColor="text1"/>
                <w:lang w:eastAsia="es-ES"/>
              </w:rPr>
              <w:t>, de lo contrario en 0.</w:t>
            </w:r>
          </w:p>
        </w:tc>
      </w:tr>
    </w:tbl>
    <w:p w:rsidR="002D6DEB" w:rsidRDefault="002D6DEB" w:rsidP="002D6DEB">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AD63E8">
        <w:rPr>
          <w:rFonts w:eastAsia="Times New Roman" w:cstheme="majorBidi"/>
          <w:b/>
          <w:bCs/>
          <w:i/>
          <w:color w:val="000000" w:themeColor="text1"/>
          <w:lang w:val="es-ES" w:eastAsia="es-ES"/>
        </w:rPr>
        <w:t xml:space="preserve"> string</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‘Calles’:</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codigoCalle</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descripcionGoogle</w:t>
      </w:r>
    </w:p>
    <w:p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lastRenderedPageBreak/>
        <w:t>-</w:t>
      </w:r>
      <w:r>
        <w:rPr>
          <w:rFonts w:eastAsia="Times New Roman" w:cs="Arial"/>
          <w:color w:val="222222"/>
          <w:lang w:eastAsia="es-ES"/>
        </w:rPr>
        <w:t>9|Excepción</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calles para esa línea</w:t>
      </w:r>
    </w:p>
    <w:p w:rsidR="00BC22A4" w:rsidRPr="00915696" w:rsidRDefault="00BC22A4" w:rsidP="00BC22A4">
      <w:pPr>
        <w:keepNext/>
        <w:keepLines/>
        <w:spacing w:before="200" w:after="0"/>
        <w:outlineLvl w:val="2"/>
        <w:rPr>
          <w:i/>
          <w:color w:val="000000" w:themeColor="text1"/>
          <w:lang w:val="es-ES" w:eastAsia="es-ES"/>
        </w:rPr>
      </w:pPr>
      <w:r w:rsidRPr="00915696">
        <w:rPr>
          <w:i/>
          <w:color w:val="000000" w:themeColor="text1"/>
          <w:lang w:val="es-ES" w:eastAsia="es-ES"/>
        </w:rPr>
        <w:t xml:space="preserve">                             </w:t>
      </w:r>
    </w:p>
    <w:p w:rsidR="00CE6041"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0" w:history="1">
        <w:r w:rsidR="00AD63E8" w:rsidRPr="00061C93">
          <w:rPr>
            <w:rStyle w:val="Hipervnculo"/>
            <w:rFonts w:ascii="Verdana" w:hAnsi="Verdana"/>
            <w:b/>
            <w:color w:val="548DD4" w:themeColor="text2" w:themeTint="99"/>
            <w:sz w:val="24"/>
            <w:szCs w:val="24"/>
            <w:u w:val="none"/>
          </w:rPr>
          <w:t>RecuperarLineaPorCuandoLlega</w:t>
        </w:r>
      </w:hyperlink>
    </w:p>
    <w:p w:rsidR="00CE6041" w:rsidRPr="00915696" w:rsidRDefault="00CE6041" w:rsidP="00CE6041">
      <w:pPr>
        <w:spacing w:after="0" w:line="240" w:lineRule="auto"/>
        <w:rPr>
          <w:rFonts w:eastAsia="Times New Roman" w:cs="Arial"/>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rFonts w:eastAsia="Times New Roman" w:cs="Arial"/>
          <w:color w:val="000000" w:themeColor="text1"/>
          <w:lang w:eastAsia="es-ES"/>
        </w:rPr>
        <w:t>Recupera la</w:t>
      </w:r>
      <w:r w:rsidR="0088057C">
        <w:rPr>
          <w:rFonts w:eastAsia="Times New Roman" w:cs="Arial"/>
          <w:color w:val="000000" w:themeColor="text1"/>
          <w:lang w:eastAsia="es-ES"/>
        </w:rPr>
        <w:t>s</w:t>
      </w:r>
      <w:r w:rsidRPr="00915696">
        <w:rPr>
          <w:rFonts w:eastAsia="Times New Roman" w:cs="Arial"/>
          <w:color w:val="000000" w:themeColor="text1"/>
          <w:lang w:eastAsia="es-ES"/>
        </w:rPr>
        <w:t xml:space="preserve"> líneas </w:t>
      </w:r>
      <w:r w:rsidR="0088057C">
        <w:rPr>
          <w:rFonts w:eastAsia="Times New Roman" w:cs="Arial"/>
          <w:color w:val="000000" w:themeColor="text1"/>
          <w:lang w:eastAsia="es-ES"/>
        </w:rPr>
        <w:t>para el código de Cuando Llega que recibe como parámetro.</w:t>
      </w:r>
    </w:p>
    <w:p w:rsidR="00953AC8" w:rsidRPr="00915696" w:rsidRDefault="00953AC8" w:rsidP="00953AC8">
      <w:pPr>
        <w:spacing w:after="0" w:line="240" w:lineRule="auto"/>
        <w:rPr>
          <w:rFonts w:eastAsia="Times New Roman" w:cs="Arial"/>
          <w:i/>
          <w:color w:val="000000" w:themeColor="text1"/>
          <w:lang w:eastAsia="es-ES"/>
        </w:rPr>
      </w:pPr>
    </w:p>
    <w:p w:rsidR="00953AC8" w:rsidRPr="00915696" w:rsidRDefault="00953AC8" w:rsidP="00953AC8">
      <w:pPr>
        <w:spacing w:after="0" w:line="240" w:lineRule="auto"/>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953AC8" w:rsidRPr="00915696" w:rsidRDefault="00953AC8" w:rsidP="00953AC8">
      <w:pPr>
        <w:spacing w:after="0" w:line="240" w:lineRule="auto"/>
        <w:rPr>
          <w:rFonts w:eastAsia="Times New Roman" w:cs="Arial"/>
          <w:color w:val="000000" w:themeColor="text1"/>
          <w:lang w:eastAsia="es-ES"/>
        </w:rPr>
      </w:pPr>
      <w:r w:rsidRPr="00915696">
        <w:rPr>
          <w:rFonts w:eastAsia="Times New Roman" w:cs="Arial"/>
          <w:color w:val="000000" w:themeColor="text1"/>
          <w:lang w:eastAsia="es-ES"/>
        </w:rPr>
        <w:t xml:space="preserve"> </w:t>
      </w:r>
    </w:p>
    <w:tbl>
      <w:tblPr>
        <w:tblStyle w:val="Tablaconcuadrcula"/>
        <w:tblW w:w="0" w:type="auto"/>
        <w:jc w:val="center"/>
        <w:tblLook w:val="04A0"/>
      </w:tblPr>
      <w:tblGrid>
        <w:gridCol w:w="3628"/>
        <w:gridCol w:w="1381"/>
        <w:gridCol w:w="1963"/>
      </w:tblGrid>
      <w:tr w:rsidR="008D5D3C" w:rsidRPr="00915696" w:rsidTr="00E175F0">
        <w:trPr>
          <w:jc w:val="center"/>
        </w:trPr>
        <w:tc>
          <w:tcPr>
            <w:tcW w:w="3628" w:type="dxa"/>
          </w:tcPr>
          <w:p w:rsidR="008D5D3C" w:rsidRPr="00915696" w:rsidRDefault="008D5D3C" w:rsidP="0088057C">
            <w:pPr>
              <w:jc w:val="center"/>
              <w:rPr>
                <w:rFonts w:eastAsia="Times New Roman" w:cs="Arial"/>
                <w:b/>
                <w:color w:val="000000" w:themeColor="text1"/>
                <w:lang w:eastAsia="es-ES"/>
              </w:rPr>
            </w:pPr>
            <w:r w:rsidRPr="00915696">
              <w:rPr>
                <w:rFonts w:eastAsia="Times New Roman" w:cs="Arial"/>
                <w:b/>
                <w:color w:val="000000" w:themeColor="text1"/>
                <w:lang w:eastAsia="es-ES"/>
              </w:rPr>
              <w:t>Nombre parámetro</w:t>
            </w:r>
          </w:p>
        </w:tc>
        <w:tc>
          <w:tcPr>
            <w:tcW w:w="1381" w:type="dxa"/>
          </w:tcPr>
          <w:p w:rsidR="008D5D3C" w:rsidRPr="00915696" w:rsidRDefault="008D5D3C" w:rsidP="0088057C">
            <w:pPr>
              <w:jc w:val="center"/>
              <w:rPr>
                <w:rFonts w:eastAsia="Times New Roman" w:cs="Arial"/>
                <w:b/>
                <w:color w:val="000000" w:themeColor="text1"/>
                <w:lang w:eastAsia="es-ES"/>
              </w:rPr>
            </w:pPr>
            <w:r w:rsidRPr="00915696">
              <w:rPr>
                <w:rFonts w:eastAsia="Times New Roman" w:cs="Arial"/>
                <w:b/>
                <w:color w:val="000000" w:themeColor="text1"/>
                <w:lang w:eastAsia="es-ES"/>
              </w:rPr>
              <w:t>Tipo parámetro</w:t>
            </w:r>
          </w:p>
        </w:tc>
        <w:tc>
          <w:tcPr>
            <w:tcW w:w="1963" w:type="dxa"/>
          </w:tcPr>
          <w:p w:rsidR="008D5D3C" w:rsidRPr="00915696" w:rsidRDefault="008D5D3C" w:rsidP="0088057C">
            <w:pPr>
              <w:jc w:val="center"/>
              <w:rPr>
                <w:rFonts w:eastAsia="Times New Roman" w:cs="Arial"/>
                <w:b/>
                <w:color w:val="000000" w:themeColor="text1"/>
                <w:lang w:eastAsia="es-ES"/>
              </w:rPr>
            </w:pPr>
            <w:r w:rsidRPr="00915696">
              <w:rPr>
                <w:rFonts w:eastAsia="Times New Roman" w:cs="Arial"/>
                <w:b/>
                <w:color w:val="000000" w:themeColor="text1"/>
                <w:lang w:eastAsia="es-ES"/>
              </w:rPr>
              <w:t>Descripción</w:t>
            </w:r>
          </w:p>
        </w:tc>
      </w:tr>
      <w:tr w:rsidR="008D5D3C" w:rsidRPr="00915696" w:rsidTr="00E175F0">
        <w:trPr>
          <w:jc w:val="center"/>
        </w:trPr>
        <w:tc>
          <w:tcPr>
            <w:tcW w:w="3628"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usuario</w:t>
            </w:r>
          </w:p>
        </w:tc>
        <w:tc>
          <w:tcPr>
            <w:tcW w:w="1381"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string</w:t>
            </w:r>
          </w:p>
        </w:tc>
        <w:tc>
          <w:tcPr>
            <w:tcW w:w="1963"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Usuario de seguridad</w:t>
            </w:r>
          </w:p>
        </w:tc>
      </w:tr>
      <w:tr w:rsidR="008D5D3C" w:rsidRPr="00915696" w:rsidTr="00E175F0">
        <w:trPr>
          <w:jc w:val="center"/>
        </w:trPr>
        <w:tc>
          <w:tcPr>
            <w:tcW w:w="3628"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clave</w:t>
            </w:r>
          </w:p>
        </w:tc>
        <w:tc>
          <w:tcPr>
            <w:tcW w:w="1381"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string</w:t>
            </w:r>
          </w:p>
        </w:tc>
        <w:tc>
          <w:tcPr>
            <w:tcW w:w="1963"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Clave de seguridad</w:t>
            </w:r>
          </w:p>
        </w:tc>
      </w:tr>
      <w:tr w:rsidR="008D5D3C" w:rsidRPr="00915696" w:rsidTr="00E175F0">
        <w:trPr>
          <w:jc w:val="center"/>
        </w:trPr>
        <w:tc>
          <w:tcPr>
            <w:tcW w:w="3628" w:type="dxa"/>
          </w:tcPr>
          <w:p w:rsidR="008D5D3C" w:rsidRPr="00915696" w:rsidRDefault="008D5D3C" w:rsidP="009D1432">
            <w:pPr>
              <w:rPr>
                <w:rFonts w:eastAsia="Times New Roman" w:cs="Arial"/>
                <w:color w:val="000000" w:themeColor="text1"/>
                <w:lang w:eastAsia="es-ES"/>
              </w:rPr>
            </w:pPr>
            <w:r w:rsidRPr="00915696">
              <w:rPr>
                <w:rFonts w:eastAsia="Times New Roman" w:cs="Arial"/>
                <w:color w:val="000000" w:themeColor="text1"/>
                <w:lang w:eastAsia="es-ES"/>
              </w:rPr>
              <w:t>codigo</w:t>
            </w:r>
            <w:r w:rsidR="009D1432">
              <w:rPr>
                <w:rFonts w:eastAsia="Times New Roman" w:cs="Arial"/>
                <w:color w:val="000000" w:themeColor="text1"/>
                <w:lang w:eastAsia="es-ES"/>
              </w:rPr>
              <w:t>CuandoLLega</w:t>
            </w:r>
          </w:p>
        </w:tc>
        <w:tc>
          <w:tcPr>
            <w:tcW w:w="1381" w:type="dxa"/>
          </w:tcPr>
          <w:p w:rsidR="008D5D3C" w:rsidRPr="00915696" w:rsidRDefault="008D5D3C" w:rsidP="0032324B">
            <w:pPr>
              <w:rPr>
                <w:rFonts w:eastAsia="Times New Roman" w:cs="Arial"/>
                <w:color w:val="000000" w:themeColor="text1"/>
                <w:lang w:eastAsia="es-ES"/>
              </w:rPr>
            </w:pPr>
            <w:r w:rsidRPr="00915696">
              <w:rPr>
                <w:rFonts w:eastAsia="Times New Roman" w:cs="Arial"/>
                <w:color w:val="000000" w:themeColor="text1"/>
                <w:lang w:eastAsia="es-ES"/>
              </w:rPr>
              <w:t>int</w:t>
            </w:r>
          </w:p>
        </w:tc>
        <w:tc>
          <w:tcPr>
            <w:tcW w:w="1963" w:type="dxa"/>
          </w:tcPr>
          <w:p w:rsidR="008D5D3C" w:rsidRPr="00915696" w:rsidRDefault="008D5D3C" w:rsidP="0088057C">
            <w:pPr>
              <w:rPr>
                <w:rFonts w:eastAsia="Times New Roman" w:cs="Arial"/>
                <w:color w:val="000000" w:themeColor="text1"/>
                <w:lang w:eastAsia="es-ES"/>
              </w:rPr>
            </w:pPr>
            <w:r w:rsidRPr="00915696">
              <w:rPr>
                <w:rFonts w:eastAsia="Times New Roman" w:cs="Arial"/>
                <w:color w:val="000000" w:themeColor="text1"/>
                <w:lang w:eastAsia="es-ES"/>
              </w:rPr>
              <w:t xml:space="preserve">Código de </w:t>
            </w:r>
            <w:r w:rsidR="0088057C">
              <w:rPr>
                <w:rFonts w:eastAsia="Times New Roman" w:cs="Arial"/>
                <w:color w:val="000000" w:themeColor="text1"/>
                <w:lang w:eastAsia="es-ES"/>
              </w:rPr>
              <w:t>cuando llega</w:t>
            </w:r>
          </w:p>
        </w:tc>
      </w:tr>
      <w:tr w:rsidR="008D5D3C" w:rsidRPr="00915696" w:rsidTr="00E175F0">
        <w:trPr>
          <w:jc w:val="center"/>
        </w:trPr>
        <w:tc>
          <w:tcPr>
            <w:tcW w:w="3628" w:type="dxa"/>
          </w:tcPr>
          <w:p w:rsidR="008D5D3C" w:rsidRPr="00915696" w:rsidRDefault="0088057C" w:rsidP="00CE6041">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8D5D3C" w:rsidRPr="00915696" w:rsidRDefault="0088057C" w:rsidP="0032324B">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rsidR="008D5D3C" w:rsidRPr="00915696" w:rsidRDefault="0088057C" w:rsidP="0032324B">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rsidR="00CE6041" w:rsidRPr="00915696" w:rsidRDefault="00CE6041" w:rsidP="00953AC8">
      <w:pPr>
        <w:rPr>
          <w:rFonts w:eastAsia="Times New Roman" w:cs="Arial"/>
          <w:color w:val="000000" w:themeColor="text1"/>
          <w:lang w:eastAsia="es-ES"/>
        </w:rPr>
      </w:pPr>
    </w:p>
    <w:p w:rsidR="00CE6041" w:rsidRPr="00915696" w:rsidRDefault="00CE6041" w:rsidP="00CE6041">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88057C">
        <w:rPr>
          <w:rFonts w:eastAsia="Times New Roman" w:cstheme="majorBidi"/>
          <w:b/>
          <w:bCs/>
          <w:i/>
          <w:color w:val="000000" w:themeColor="text1"/>
          <w:lang w:val="es-ES" w:eastAsia="es-ES"/>
        </w:rPr>
        <w:t xml:space="preserve"> string</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rsidR="00BC22A4" w:rsidRPr="00915696" w:rsidRDefault="00BC22A4" w:rsidP="00BC22A4">
      <w:pPr>
        <w:keepNext/>
        <w:keepLines/>
        <w:spacing w:before="200" w:after="0"/>
        <w:outlineLvl w:val="2"/>
        <w:rPr>
          <w:i/>
          <w:color w:val="000000" w:themeColor="text1"/>
          <w:lang w:val="es-ES" w:eastAsia="es-ES"/>
        </w:rPr>
      </w:pPr>
      <w:r w:rsidRPr="00915696">
        <w:rPr>
          <w:i/>
          <w:color w:val="000000" w:themeColor="text1"/>
          <w:lang w:val="es-ES" w:eastAsia="es-ES"/>
        </w:rPr>
        <w:t xml:space="preserve">                             </w:t>
      </w:r>
    </w:p>
    <w:p w:rsidR="00CE6041"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1" w:history="1">
        <w:r w:rsidR="006C18DF" w:rsidRPr="00061C93">
          <w:rPr>
            <w:rStyle w:val="Hipervnculo"/>
            <w:rFonts w:ascii="Verdana" w:hAnsi="Verdana"/>
            <w:b/>
            <w:color w:val="548DD4" w:themeColor="text2" w:themeTint="99"/>
            <w:sz w:val="24"/>
            <w:szCs w:val="24"/>
            <w:u w:val="none"/>
          </w:rPr>
          <w:t>RecuperarLineaPorEntidad</w:t>
        </w:r>
      </w:hyperlink>
    </w:p>
    <w:p w:rsidR="00CE6041" w:rsidRPr="00915696" w:rsidRDefault="00CE6041" w:rsidP="00CE6041">
      <w:pPr>
        <w:spacing w:after="0" w:line="240" w:lineRule="auto"/>
        <w:rPr>
          <w:rFonts w:eastAsia="Times New Roman" w:cs="Arial"/>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00044C8F" w:rsidRPr="00915696">
        <w:rPr>
          <w:color w:val="000000" w:themeColor="text1"/>
          <w:lang w:val="es-ES" w:eastAsia="es-ES"/>
        </w:rPr>
        <w:t xml:space="preserve">Recupera todas las </w:t>
      </w:r>
      <w:r w:rsidR="006C18DF">
        <w:rPr>
          <w:color w:val="000000" w:themeColor="text1"/>
          <w:lang w:val="es-ES" w:eastAsia="es-ES"/>
        </w:rPr>
        <w:t xml:space="preserve">líneas para la entidad que recibe como parámetro. </w:t>
      </w:r>
    </w:p>
    <w:p w:rsidR="00283D4A" w:rsidRPr="00915696" w:rsidRDefault="00953AC8">
      <w:pPr>
        <w:rPr>
          <w:color w:val="000000" w:themeColor="text1"/>
          <w:lang w:val="es-ES" w:eastAsia="es-ES"/>
        </w:rPr>
      </w:pPr>
      <w:r w:rsidRPr="00915696">
        <w:rPr>
          <w:rFonts w:eastAsia="Times New Roman" w:cstheme="majorBidi"/>
          <w:b/>
          <w:bCs/>
          <w:i/>
          <w:color w:val="000000" w:themeColor="text1"/>
          <w:lang w:val="es-ES" w:eastAsia="es-ES"/>
        </w:rPr>
        <w:t>Parámetros que recibe:</w:t>
      </w:r>
      <w:r w:rsidRPr="00915696">
        <w:rPr>
          <w:color w:val="000000" w:themeColor="text1"/>
          <w:lang w:val="es-ES" w:eastAsia="es-ES"/>
        </w:rPr>
        <w:t xml:space="preserve"> </w:t>
      </w:r>
    </w:p>
    <w:tbl>
      <w:tblPr>
        <w:tblStyle w:val="Tablaconcuadrcula"/>
        <w:tblW w:w="0" w:type="auto"/>
        <w:jc w:val="center"/>
        <w:tblLook w:val="04A0"/>
      </w:tblPr>
      <w:tblGrid>
        <w:gridCol w:w="3628"/>
        <w:gridCol w:w="1381"/>
        <w:gridCol w:w="1963"/>
      </w:tblGrid>
      <w:tr w:rsidR="008D5D3C" w:rsidRPr="00915696" w:rsidTr="004B492D">
        <w:trPr>
          <w:jc w:val="center"/>
        </w:trPr>
        <w:tc>
          <w:tcPr>
            <w:tcW w:w="3628" w:type="dxa"/>
          </w:tcPr>
          <w:p w:rsidR="008D5D3C" w:rsidRPr="00915696" w:rsidRDefault="008D5D3C" w:rsidP="006C18DF">
            <w:pPr>
              <w:jc w:val="center"/>
              <w:rPr>
                <w:b/>
                <w:color w:val="000000" w:themeColor="text1"/>
                <w:lang w:eastAsia="es-ES"/>
              </w:rPr>
            </w:pPr>
            <w:r w:rsidRPr="00915696">
              <w:rPr>
                <w:b/>
                <w:color w:val="000000" w:themeColor="text1"/>
                <w:lang w:eastAsia="es-ES"/>
              </w:rPr>
              <w:t>Nombre parámetro</w:t>
            </w:r>
          </w:p>
        </w:tc>
        <w:tc>
          <w:tcPr>
            <w:tcW w:w="1381" w:type="dxa"/>
          </w:tcPr>
          <w:p w:rsidR="008D5D3C" w:rsidRPr="00915696" w:rsidRDefault="008D5D3C" w:rsidP="006C18DF">
            <w:pPr>
              <w:jc w:val="center"/>
              <w:rPr>
                <w:b/>
                <w:color w:val="000000" w:themeColor="text1"/>
                <w:lang w:eastAsia="es-ES"/>
              </w:rPr>
            </w:pPr>
            <w:r w:rsidRPr="00915696">
              <w:rPr>
                <w:b/>
                <w:color w:val="000000" w:themeColor="text1"/>
                <w:lang w:eastAsia="es-ES"/>
              </w:rPr>
              <w:t>Tipo parámetro</w:t>
            </w:r>
          </w:p>
        </w:tc>
        <w:tc>
          <w:tcPr>
            <w:tcW w:w="1963" w:type="dxa"/>
          </w:tcPr>
          <w:p w:rsidR="008D5D3C" w:rsidRPr="00915696" w:rsidRDefault="008D5D3C" w:rsidP="006C18DF">
            <w:pPr>
              <w:jc w:val="center"/>
              <w:rPr>
                <w:b/>
                <w:color w:val="000000" w:themeColor="text1"/>
                <w:lang w:eastAsia="es-ES"/>
              </w:rPr>
            </w:pPr>
            <w:r w:rsidRPr="00915696">
              <w:rPr>
                <w:b/>
                <w:color w:val="000000" w:themeColor="text1"/>
                <w:lang w:eastAsia="es-ES"/>
              </w:rPr>
              <w:t>Descripción</w:t>
            </w:r>
          </w:p>
        </w:tc>
      </w:tr>
      <w:tr w:rsidR="008D5D3C" w:rsidRPr="00915696" w:rsidTr="004B492D">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lastRenderedPageBreak/>
              <w:t>usuario</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Usuario de seguridad</w:t>
            </w:r>
          </w:p>
        </w:tc>
      </w:tr>
      <w:tr w:rsidR="008D5D3C" w:rsidRPr="00915696" w:rsidTr="004B492D">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clave</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Clave de seguridad</w:t>
            </w:r>
          </w:p>
        </w:tc>
      </w:tr>
      <w:tr w:rsidR="008D5D3C" w:rsidRPr="00915696" w:rsidTr="004B492D">
        <w:trPr>
          <w:jc w:val="center"/>
        </w:trPr>
        <w:tc>
          <w:tcPr>
            <w:tcW w:w="3628" w:type="dxa"/>
          </w:tcPr>
          <w:p w:rsidR="008D5D3C" w:rsidRPr="002734D3" w:rsidRDefault="008D5D3C" w:rsidP="0032324B">
            <w:pPr>
              <w:rPr>
                <w:color w:val="000000" w:themeColor="text1"/>
                <w:lang w:eastAsia="es-ES"/>
              </w:rPr>
            </w:pPr>
            <w:r w:rsidRPr="002734D3">
              <w:rPr>
                <w:color w:val="000000" w:themeColor="text1"/>
                <w:lang w:eastAsia="es-ES"/>
              </w:rPr>
              <w:t>codigoEntidad</w:t>
            </w:r>
            <w:r w:rsidR="006C18DF" w:rsidRPr="002734D3">
              <w:rPr>
                <w:color w:val="000000" w:themeColor="text1"/>
                <w:lang w:eastAsia="es-ES"/>
              </w:rPr>
              <w:t>SMP</w:t>
            </w:r>
          </w:p>
        </w:tc>
        <w:tc>
          <w:tcPr>
            <w:tcW w:w="1381" w:type="dxa"/>
          </w:tcPr>
          <w:p w:rsidR="008D5D3C" w:rsidRPr="002734D3" w:rsidRDefault="008D5D3C" w:rsidP="0032324B">
            <w:pPr>
              <w:rPr>
                <w:color w:val="000000" w:themeColor="text1"/>
                <w:lang w:eastAsia="es-ES"/>
              </w:rPr>
            </w:pPr>
            <w:r w:rsidRPr="002734D3">
              <w:rPr>
                <w:color w:val="000000" w:themeColor="text1"/>
                <w:lang w:eastAsia="es-ES"/>
              </w:rPr>
              <w:t>int</w:t>
            </w:r>
          </w:p>
        </w:tc>
        <w:tc>
          <w:tcPr>
            <w:tcW w:w="1963" w:type="dxa"/>
          </w:tcPr>
          <w:p w:rsidR="008D5D3C" w:rsidRPr="002734D3" w:rsidRDefault="008D5D3C" w:rsidP="0032324B">
            <w:pPr>
              <w:rPr>
                <w:color w:val="000000" w:themeColor="text1"/>
                <w:lang w:eastAsia="es-ES"/>
              </w:rPr>
            </w:pPr>
            <w:r w:rsidRPr="002734D3">
              <w:rPr>
                <w:color w:val="000000" w:themeColor="text1"/>
                <w:lang w:eastAsia="es-ES"/>
              </w:rPr>
              <w:t>Código del grupo al que pertenece la empresa</w:t>
            </w:r>
          </w:p>
        </w:tc>
      </w:tr>
      <w:tr w:rsidR="006C18DF" w:rsidRPr="00915696" w:rsidTr="004B492D">
        <w:trPr>
          <w:jc w:val="center"/>
        </w:trPr>
        <w:tc>
          <w:tcPr>
            <w:tcW w:w="3628" w:type="dxa"/>
          </w:tcPr>
          <w:p w:rsidR="006C18DF" w:rsidRPr="00915696" w:rsidRDefault="006C18DF"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6C18DF" w:rsidRPr="00915696" w:rsidRDefault="006C18DF"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rsidR="006C18DF" w:rsidRPr="00915696" w:rsidRDefault="006C18DF"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rsidR="00953AC8" w:rsidRPr="00915696" w:rsidRDefault="00953AC8" w:rsidP="00953AC8">
      <w:pPr>
        <w:rPr>
          <w:color w:val="000000" w:themeColor="text1"/>
          <w:lang w:val="es-ES" w:eastAsia="es-ES"/>
        </w:rPr>
      </w:pP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6C18DF">
        <w:rPr>
          <w:rFonts w:eastAsia="Times New Roman" w:cstheme="majorBidi"/>
          <w:b/>
          <w:bCs/>
          <w:i/>
          <w:color w:val="000000" w:themeColor="text1"/>
          <w:lang w:val="es-ES" w:eastAsia="es-ES"/>
        </w:rPr>
        <w:t xml:space="preserve"> string</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rsidR="00BC22A4" w:rsidRPr="00ED60EF" w:rsidRDefault="00692376"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ED60EF">
        <w:rPr>
          <w:rFonts w:eastAsia="Times New Roman" w:cstheme="majorBidi"/>
          <w:bCs/>
          <w:color w:val="000000" w:themeColor="text1"/>
          <w:lang w:val="es-ES" w:eastAsia="es-ES"/>
        </w:rPr>
        <w:t>codigoEmpresa</w:t>
      </w:r>
      <w:r w:rsidR="00BC22A4" w:rsidRPr="00ED60EF">
        <w:rPr>
          <w:rFonts w:eastAsia="Times New Roman" w:cstheme="majorBidi"/>
          <w:bCs/>
          <w:color w:val="000000" w:themeColor="text1"/>
          <w:lang w:val="es-ES" w:eastAsia="es-ES"/>
        </w:rPr>
        <w:t>descripción</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rsidR="006C18DF" w:rsidRDefault="00BC22A4" w:rsidP="00BC22A4">
      <w:pPr>
        <w:keepNext/>
        <w:keepLines/>
        <w:spacing w:before="200" w:after="0"/>
        <w:outlineLvl w:val="2"/>
        <w:rPr>
          <w:rFonts w:eastAsia="Times New Roman" w:cstheme="majorBidi"/>
          <w:b/>
          <w:bCs/>
          <w:i/>
          <w:color w:val="000000" w:themeColor="text1"/>
          <w:lang w:val="es-ES" w:eastAsia="es-ES"/>
        </w:rPr>
      </w:pPr>
      <w:r w:rsidRPr="00915696">
        <w:rPr>
          <w:i/>
          <w:color w:val="000000" w:themeColor="text1"/>
          <w:lang w:val="es-ES" w:eastAsia="es-ES"/>
        </w:rPr>
        <w:t xml:space="preserve">                             </w:t>
      </w:r>
    </w:p>
    <w:p w:rsidR="001C5C87"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2" w:history="1">
        <w:r w:rsidR="006C18DF" w:rsidRPr="00061C93">
          <w:rPr>
            <w:rStyle w:val="Hipervnculo"/>
            <w:rFonts w:ascii="Verdana" w:hAnsi="Verdana"/>
            <w:b/>
            <w:color w:val="548DD4" w:themeColor="text2" w:themeTint="99"/>
            <w:sz w:val="24"/>
            <w:szCs w:val="24"/>
            <w:u w:val="none"/>
          </w:rPr>
          <w:t>RecuperarLineaPorLocalidad</w:t>
        </w:r>
      </w:hyperlink>
    </w:p>
    <w:p w:rsidR="00953AC8" w:rsidRPr="00915696" w:rsidRDefault="001C5C87" w:rsidP="0017343C">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0017343C" w:rsidRPr="00915696">
        <w:rPr>
          <w:color w:val="000000" w:themeColor="text1"/>
          <w:lang w:val="es-ES" w:eastAsia="es-ES"/>
        </w:rPr>
        <w:t xml:space="preserve">Recupera </w:t>
      </w:r>
      <w:r w:rsidR="006C18DF">
        <w:rPr>
          <w:color w:val="000000" w:themeColor="text1"/>
          <w:lang w:val="es-ES" w:eastAsia="es-ES"/>
        </w:rPr>
        <w:t>todas las líneas para la localidad</w:t>
      </w:r>
      <w:r w:rsidR="004C0798">
        <w:rPr>
          <w:color w:val="000000" w:themeColor="text1"/>
          <w:lang w:val="es-ES" w:eastAsia="es-ES"/>
        </w:rPr>
        <w:t xml:space="preserve">, provincia y país </w:t>
      </w:r>
      <w:r w:rsidR="006C18DF">
        <w:rPr>
          <w:color w:val="000000" w:themeColor="text1"/>
          <w:lang w:val="es-ES" w:eastAsia="es-ES"/>
        </w:rPr>
        <w:t>que recibe como parámetro.</w:t>
      </w:r>
      <w:r w:rsidR="00953AC8" w:rsidRPr="00915696">
        <w:rPr>
          <w:color w:val="000000" w:themeColor="text1"/>
          <w:lang w:val="es-ES" w:eastAsia="es-ES"/>
        </w:rPr>
        <w:t xml:space="preserve"> </w:t>
      </w: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jc w:val="center"/>
        <w:tblLook w:val="04A0"/>
      </w:tblPr>
      <w:tblGrid>
        <w:gridCol w:w="3628"/>
        <w:gridCol w:w="1381"/>
        <w:gridCol w:w="1963"/>
      </w:tblGrid>
      <w:tr w:rsidR="008D5D3C" w:rsidRPr="004C0798" w:rsidTr="00E175F0">
        <w:trPr>
          <w:jc w:val="center"/>
        </w:trPr>
        <w:tc>
          <w:tcPr>
            <w:tcW w:w="3628" w:type="dxa"/>
          </w:tcPr>
          <w:p w:rsidR="008D5D3C" w:rsidRPr="004C0798" w:rsidRDefault="008D5D3C" w:rsidP="004C0798">
            <w:pPr>
              <w:jc w:val="center"/>
              <w:rPr>
                <w:b/>
                <w:color w:val="000000" w:themeColor="text1"/>
                <w:lang w:eastAsia="es-ES"/>
              </w:rPr>
            </w:pPr>
            <w:r w:rsidRPr="004C0798">
              <w:rPr>
                <w:b/>
                <w:color w:val="000000" w:themeColor="text1"/>
                <w:lang w:eastAsia="es-ES"/>
              </w:rPr>
              <w:t>Nombre parámetro</w:t>
            </w:r>
          </w:p>
        </w:tc>
        <w:tc>
          <w:tcPr>
            <w:tcW w:w="1381" w:type="dxa"/>
          </w:tcPr>
          <w:p w:rsidR="008D5D3C" w:rsidRPr="004C0798" w:rsidRDefault="008D5D3C" w:rsidP="004C0798">
            <w:pPr>
              <w:jc w:val="center"/>
              <w:rPr>
                <w:b/>
                <w:color w:val="000000" w:themeColor="text1"/>
                <w:lang w:eastAsia="es-ES"/>
              </w:rPr>
            </w:pPr>
            <w:r w:rsidRPr="004C0798">
              <w:rPr>
                <w:b/>
                <w:color w:val="000000" w:themeColor="text1"/>
                <w:lang w:eastAsia="es-ES"/>
              </w:rPr>
              <w:t>Tipo parámetro</w:t>
            </w:r>
          </w:p>
        </w:tc>
        <w:tc>
          <w:tcPr>
            <w:tcW w:w="1963" w:type="dxa"/>
          </w:tcPr>
          <w:p w:rsidR="008D5D3C" w:rsidRPr="004C0798" w:rsidRDefault="008D5D3C" w:rsidP="004C0798">
            <w:pPr>
              <w:jc w:val="center"/>
              <w:rPr>
                <w:b/>
                <w:color w:val="000000" w:themeColor="text1"/>
                <w:lang w:eastAsia="es-ES"/>
              </w:rPr>
            </w:pPr>
            <w:r w:rsidRPr="004C0798">
              <w:rPr>
                <w:b/>
                <w:color w:val="000000" w:themeColor="text1"/>
                <w:lang w:eastAsia="es-ES"/>
              </w:rPr>
              <w:t>Descripción</w:t>
            </w:r>
          </w:p>
        </w:tc>
      </w:tr>
      <w:tr w:rsidR="008D5D3C" w:rsidRPr="00915696" w:rsidTr="00E175F0">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usuario</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Usuario de seguridad</w:t>
            </w:r>
          </w:p>
        </w:tc>
      </w:tr>
      <w:tr w:rsidR="008D5D3C" w:rsidRPr="00915696" w:rsidTr="00E175F0">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clave</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Clave de seguridad</w:t>
            </w:r>
          </w:p>
        </w:tc>
      </w:tr>
      <w:tr w:rsidR="008D5D3C" w:rsidRPr="00915696" w:rsidTr="00E175F0">
        <w:trPr>
          <w:jc w:val="center"/>
        </w:trPr>
        <w:tc>
          <w:tcPr>
            <w:tcW w:w="3628" w:type="dxa"/>
          </w:tcPr>
          <w:p w:rsidR="008D5D3C" w:rsidRPr="00915696" w:rsidRDefault="006C18DF" w:rsidP="0032324B">
            <w:pPr>
              <w:rPr>
                <w:color w:val="000000" w:themeColor="text1"/>
                <w:lang w:eastAsia="es-ES"/>
              </w:rPr>
            </w:pPr>
            <w:r>
              <w:rPr>
                <w:color w:val="000000" w:themeColor="text1"/>
                <w:lang w:eastAsia="es-ES"/>
              </w:rPr>
              <w:t>localidad</w:t>
            </w:r>
          </w:p>
        </w:tc>
        <w:tc>
          <w:tcPr>
            <w:tcW w:w="1381" w:type="dxa"/>
          </w:tcPr>
          <w:p w:rsidR="008D5D3C" w:rsidRPr="00915696" w:rsidRDefault="004C0798"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AF1EE6" w:rsidP="0032324B">
            <w:pPr>
              <w:rPr>
                <w:color w:val="000000" w:themeColor="text1"/>
                <w:lang w:eastAsia="es-ES"/>
              </w:rPr>
            </w:pPr>
            <w:r>
              <w:rPr>
                <w:color w:val="000000" w:themeColor="text1"/>
                <w:lang w:eastAsia="es-ES"/>
              </w:rPr>
              <w:t>Descripción de localidad</w:t>
            </w:r>
          </w:p>
        </w:tc>
      </w:tr>
      <w:tr w:rsidR="008D5D3C" w:rsidRPr="00915696" w:rsidTr="00E175F0">
        <w:trPr>
          <w:jc w:val="center"/>
        </w:trPr>
        <w:tc>
          <w:tcPr>
            <w:tcW w:w="3628" w:type="dxa"/>
          </w:tcPr>
          <w:p w:rsidR="008D5D3C" w:rsidRPr="00915696" w:rsidRDefault="004C0798" w:rsidP="0032324B">
            <w:pPr>
              <w:rPr>
                <w:color w:val="000000" w:themeColor="text1"/>
                <w:lang w:eastAsia="es-ES"/>
              </w:rPr>
            </w:pPr>
            <w:r>
              <w:rPr>
                <w:color w:val="000000" w:themeColor="text1"/>
                <w:lang w:eastAsia="es-ES"/>
              </w:rPr>
              <w:t>provincia</w:t>
            </w:r>
          </w:p>
        </w:tc>
        <w:tc>
          <w:tcPr>
            <w:tcW w:w="1381" w:type="dxa"/>
          </w:tcPr>
          <w:p w:rsidR="008D5D3C" w:rsidRPr="00915696" w:rsidRDefault="004C0798"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AF1EE6" w:rsidP="0032324B">
            <w:pPr>
              <w:rPr>
                <w:color w:val="000000" w:themeColor="text1"/>
                <w:lang w:eastAsia="es-ES"/>
              </w:rPr>
            </w:pPr>
            <w:r>
              <w:rPr>
                <w:color w:val="000000" w:themeColor="text1"/>
                <w:lang w:eastAsia="es-ES"/>
              </w:rPr>
              <w:t>Descripción de provincia</w:t>
            </w:r>
          </w:p>
        </w:tc>
      </w:tr>
      <w:tr w:rsidR="008D5D3C" w:rsidRPr="00915696" w:rsidTr="00E175F0">
        <w:trPr>
          <w:jc w:val="center"/>
        </w:trPr>
        <w:tc>
          <w:tcPr>
            <w:tcW w:w="3628" w:type="dxa"/>
          </w:tcPr>
          <w:p w:rsidR="008D5D3C" w:rsidRPr="00915696" w:rsidRDefault="00BC22A4" w:rsidP="0032324B">
            <w:pPr>
              <w:rPr>
                <w:color w:val="000000" w:themeColor="text1"/>
                <w:lang w:eastAsia="es-ES"/>
              </w:rPr>
            </w:pPr>
            <w:r>
              <w:rPr>
                <w:color w:val="000000" w:themeColor="text1"/>
                <w:lang w:eastAsia="es-ES"/>
              </w:rPr>
              <w:t>País</w:t>
            </w:r>
          </w:p>
        </w:tc>
        <w:tc>
          <w:tcPr>
            <w:tcW w:w="1381" w:type="dxa"/>
          </w:tcPr>
          <w:p w:rsidR="008D5D3C" w:rsidRPr="00915696" w:rsidRDefault="004C0798"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AF1EE6" w:rsidP="0032324B">
            <w:pPr>
              <w:rPr>
                <w:color w:val="000000" w:themeColor="text1"/>
                <w:lang w:eastAsia="es-ES"/>
              </w:rPr>
            </w:pPr>
            <w:r>
              <w:rPr>
                <w:color w:val="000000" w:themeColor="text1"/>
                <w:lang w:eastAsia="es-ES"/>
              </w:rPr>
              <w:t>Descripción de país</w:t>
            </w:r>
          </w:p>
        </w:tc>
      </w:tr>
      <w:tr w:rsidR="004C0798" w:rsidRPr="00915696" w:rsidTr="00E175F0">
        <w:trPr>
          <w:jc w:val="center"/>
        </w:trPr>
        <w:tc>
          <w:tcPr>
            <w:tcW w:w="3628" w:type="dxa"/>
          </w:tcPr>
          <w:p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4C0798" w:rsidRPr="00915696" w:rsidRDefault="004C0798"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xml:space="preserve">, de lo contrario en </w:t>
            </w:r>
            <w:r>
              <w:rPr>
                <w:rFonts w:eastAsia="Times New Roman" w:cs="Arial"/>
                <w:color w:val="000000" w:themeColor="text1"/>
                <w:lang w:eastAsia="es-ES"/>
              </w:rPr>
              <w:lastRenderedPageBreak/>
              <w:t>0.</w:t>
            </w:r>
          </w:p>
        </w:tc>
      </w:tr>
    </w:tbl>
    <w:p w:rsidR="00953AC8" w:rsidRDefault="00953AC8" w:rsidP="004C0798">
      <w:pPr>
        <w:keepNext/>
        <w:keepLines/>
        <w:spacing w:before="200" w:after="0"/>
        <w:outlineLvl w:val="2"/>
        <w:rPr>
          <w:color w:val="000000" w:themeColor="text1"/>
          <w:lang w:val="es-ES" w:eastAsia="es-ES"/>
        </w:rPr>
      </w:pPr>
      <w:r w:rsidRPr="00915696">
        <w:rPr>
          <w:rFonts w:eastAsia="Times New Roman" w:cstheme="majorBidi"/>
          <w:b/>
          <w:bCs/>
          <w:i/>
          <w:color w:val="000000" w:themeColor="text1"/>
          <w:lang w:val="es-ES" w:eastAsia="es-ES"/>
        </w:rPr>
        <w:lastRenderedPageBreak/>
        <w:t>Parámetros que devuelve:</w:t>
      </w:r>
      <w:r w:rsidR="004C0798">
        <w:rPr>
          <w:rFonts w:eastAsia="Times New Roman" w:cstheme="majorBidi"/>
          <w:b/>
          <w:bCs/>
          <w:i/>
          <w:color w:val="000000" w:themeColor="text1"/>
          <w:lang w:val="es-ES" w:eastAsia="es-ES"/>
        </w:rPr>
        <w:t xml:space="preserve"> </w:t>
      </w:r>
      <w:r w:rsidR="004C0798">
        <w:rPr>
          <w:color w:val="000000" w:themeColor="text1"/>
          <w:lang w:val="es-ES" w:eastAsia="es-ES"/>
        </w:rPr>
        <w:t>string</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rsidR="00BC22A4" w:rsidRPr="00915696" w:rsidRDefault="00BC22A4" w:rsidP="004C0798">
      <w:pPr>
        <w:keepNext/>
        <w:keepLines/>
        <w:spacing w:before="200" w:after="0"/>
        <w:outlineLvl w:val="2"/>
        <w:rPr>
          <w:color w:val="000000" w:themeColor="text1"/>
          <w:lang w:val="es-ES" w:eastAsia="es-ES"/>
        </w:rPr>
      </w:pPr>
    </w:p>
    <w:p w:rsidR="00BE38C2"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3" w:history="1">
        <w:r w:rsidR="004C0798" w:rsidRPr="00061C93">
          <w:rPr>
            <w:rStyle w:val="Hipervnculo"/>
            <w:rFonts w:ascii="Verdana" w:hAnsi="Verdana"/>
            <w:b/>
            <w:color w:val="548DD4" w:themeColor="text2" w:themeTint="99"/>
            <w:sz w:val="24"/>
            <w:szCs w:val="24"/>
            <w:u w:val="none"/>
          </w:rPr>
          <w:t>RecuperarLineasPorCodigoEmpresa</w:t>
        </w:r>
      </w:hyperlink>
    </w:p>
    <w:p w:rsidR="00BE38C2" w:rsidRPr="00915696" w:rsidRDefault="00BE38C2" w:rsidP="00BE38C2">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Recupera tod</w:t>
      </w:r>
      <w:r w:rsidR="004C0798">
        <w:rPr>
          <w:color w:val="000000" w:themeColor="text1"/>
          <w:lang w:val="es-ES" w:eastAsia="es-ES"/>
        </w:rPr>
        <w:t>as las líneas para la empresa que recibe como parámetro.</w:t>
      </w: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jc w:val="center"/>
        <w:tblLook w:val="04A0"/>
      </w:tblPr>
      <w:tblGrid>
        <w:gridCol w:w="3628"/>
        <w:gridCol w:w="1381"/>
        <w:gridCol w:w="1963"/>
      </w:tblGrid>
      <w:tr w:rsidR="008D5D3C" w:rsidRPr="00915696" w:rsidTr="004B492D">
        <w:trPr>
          <w:jc w:val="center"/>
        </w:trPr>
        <w:tc>
          <w:tcPr>
            <w:tcW w:w="3628" w:type="dxa"/>
          </w:tcPr>
          <w:p w:rsidR="008D5D3C" w:rsidRPr="00915696" w:rsidRDefault="008D5D3C" w:rsidP="004C0798">
            <w:pPr>
              <w:jc w:val="center"/>
              <w:rPr>
                <w:b/>
                <w:color w:val="000000" w:themeColor="text1"/>
                <w:lang w:eastAsia="es-ES"/>
              </w:rPr>
            </w:pPr>
            <w:r w:rsidRPr="00915696">
              <w:rPr>
                <w:b/>
                <w:color w:val="000000" w:themeColor="text1"/>
                <w:lang w:eastAsia="es-ES"/>
              </w:rPr>
              <w:t>Nombre parámetro</w:t>
            </w:r>
          </w:p>
        </w:tc>
        <w:tc>
          <w:tcPr>
            <w:tcW w:w="1381" w:type="dxa"/>
          </w:tcPr>
          <w:p w:rsidR="008D5D3C" w:rsidRPr="00915696" w:rsidRDefault="008D5D3C" w:rsidP="004C0798">
            <w:pPr>
              <w:jc w:val="center"/>
              <w:rPr>
                <w:b/>
                <w:color w:val="000000" w:themeColor="text1"/>
                <w:lang w:eastAsia="es-ES"/>
              </w:rPr>
            </w:pPr>
            <w:r w:rsidRPr="00915696">
              <w:rPr>
                <w:b/>
                <w:color w:val="000000" w:themeColor="text1"/>
                <w:lang w:eastAsia="es-ES"/>
              </w:rPr>
              <w:t>Tipo parámetro</w:t>
            </w:r>
          </w:p>
        </w:tc>
        <w:tc>
          <w:tcPr>
            <w:tcW w:w="1963" w:type="dxa"/>
          </w:tcPr>
          <w:p w:rsidR="008D5D3C" w:rsidRPr="00915696" w:rsidRDefault="008D5D3C" w:rsidP="004C0798">
            <w:pPr>
              <w:jc w:val="center"/>
              <w:rPr>
                <w:b/>
                <w:color w:val="000000" w:themeColor="text1"/>
                <w:lang w:eastAsia="es-ES"/>
              </w:rPr>
            </w:pPr>
            <w:r w:rsidRPr="00915696">
              <w:rPr>
                <w:b/>
                <w:color w:val="000000" w:themeColor="text1"/>
                <w:lang w:eastAsia="es-ES"/>
              </w:rPr>
              <w:t>Descripción</w:t>
            </w:r>
          </w:p>
        </w:tc>
      </w:tr>
      <w:tr w:rsidR="008D5D3C" w:rsidRPr="00915696" w:rsidTr="004B492D">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usuario</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Usuario de seguridad</w:t>
            </w:r>
          </w:p>
        </w:tc>
      </w:tr>
      <w:tr w:rsidR="008D5D3C" w:rsidRPr="00915696" w:rsidTr="004B492D">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clave</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string</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Clave de seguridad</w:t>
            </w:r>
          </w:p>
        </w:tc>
      </w:tr>
      <w:tr w:rsidR="008D5D3C" w:rsidRPr="00915696" w:rsidTr="004B492D">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codigoEmpresa</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int</w:t>
            </w:r>
          </w:p>
        </w:tc>
        <w:tc>
          <w:tcPr>
            <w:tcW w:w="1963" w:type="dxa"/>
          </w:tcPr>
          <w:p w:rsidR="008D5D3C" w:rsidRPr="00915696" w:rsidRDefault="008D5D3C" w:rsidP="0032324B">
            <w:pPr>
              <w:rPr>
                <w:color w:val="000000" w:themeColor="text1"/>
                <w:lang w:eastAsia="es-ES"/>
              </w:rPr>
            </w:pPr>
            <w:r w:rsidRPr="00915696">
              <w:rPr>
                <w:color w:val="000000" w:themeColor="text1"/>
                <w:lang w:eastAsia="es-ES"/>
              </w:rPr>
              <w:t>Código de la empresa</w:t>
            </w:r>
          </w:p>
        </w:tc>
      </w:tr>
      <w:tr w:rsidR="004C0798" w:rsidRPr="00915696" w:rsidTr="004B492D">
        <w:trPr>
          <w:jc w:val="center"/>
        </w:trPr>
        <w:tc>
          <w:tcPr>
            <w:tcW w:w="3628" w:type="dxa"/>
          </w:tcPr>
          <w:p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4C0798" w:rsidRPr="00915696" w:rsidRDefault="004C0798"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rsidR="004C0798" w:rsidRPr="00915696" w:rsidRDefault="004C0798"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rsidR="00953AC8"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sidR="004C0798">
        <w:rPr>
          <w:rFonts w:eastAsia="Times New Roman" w:cstheme="majorBidi"/>
          <w:b/>
          <w:bCs/>
          <w:i/>
          <w:color w:val="000000" w:themeColor="text1"/>
          <w:lang w:val="es-ES" w:eastAsia="es-ES"/>
        </w:rPr>
        <w:t xml:space="preserve"> string</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C22A4" w:rsidRPr="00BC22A4" w:rsidRDefault="00BC22A4" w:rsidP="00BC22A4">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Líneas’</w:t>
      </w:r>
      <w:r w:rsidRPr="00BC22A4">
        <w:rPr>
          <w:rFonts w:eastAsia="Times New Roman" w:cstheme="majorBidi"/>
          <w:bCs/>
          <w:color w:val="000000" w:themeColor="text1"/>
          <w:lang w:val="es-ES" w:eastAsia="es-ES"/>
        </w:rPr>
        <w:t>:</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LineaParada</w:t>
      </w:r>
    </w:p>
    <w:p w:rsid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rsidR="00BC22A4" w:rsidRPr="00BC22A4" w:rsidRDefault="00BC22A4" w:rsidP="00BC22A4">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codigoEntidad</w:t>
      </w:r>
    </w:p>
    <w:p w:rsidR="00BC22A4" w:rsidRDefault="00BC22A4" w:rsidP="00BC22A4">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lastRenderedPageBreak/>
        <w:t>-</w:t>
      </w:r>
      <w:r>
        <w:rPr>
          <w:rFonts w:eastAsia="Times New Roman" w:cs="Arial"/>
          <w:color w:val="222222"/>
          <w:lang w:eastAsia="es-ES"/>
        </w:rPr>
        <w:t>9|Excepción</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líneas para el código de cuando llega</w:t>
      </w:r>
    </w:p>
    <w:p w:rsidR="004C0798" w:rsidRPr="00915696" w:rsidRDefault="004C0798" w:rsidP="00953AC8">
      <w:pPr>
        <w:keepNext/>
        <w:keepLines/>
        <w:spacing w:before="200" w:after="0"/>
        <w:outlineLvl w:val="2"/>
        <w:rPr>
          <w:rFonts w:eastAsia="Times New Roman" w:cstheme="majorBidi"/>
          <w:b/>
          <w:bCs/>
          <w:i/>
          <w:color w:val="000000" w:themeColor="text1"/>
          <w:lang w:val="es-ES" w:eastAsia="es-ES"/>
        </w:rPr>
      </w:pPr>
    </w:p>
    <w:p w:rsidR="002F33B1"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4" w:history="1">
        <w:r w:rsidR="004C0798" w:rsidRPr="00061C93">
          <w:rPr>
            <w:rStyle w:val="Hipervnculo"/>
            <w:rFonts w:ascii="Verdana" w:hAnsi="Verdana"/>
            <w:b/>
            <w:color w:val="548DD4" w:themeColor="text2" w:themeTint="99"/>
            <w:sz w:val="24"/>
            <w:szCs w:val="24"/>
            <w:u w:val="none"/>
          </w:rPr>
          <w:t>RecuperarMensajes</w:t>
        </w:r>
      </w:hyperlink>
    </w:p>
    <w:p w:rsidR="002F33B1" w:rsidRPr="00915696" w:rsidRDefault="002F33B1" w:rsidP="002F33B1">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 xml:space="preserve">Recupera </w:t>
      </w:r>
      <w:r w:rsidR="000946F8">
        <w:rPr>
          <w:color w:val="000000" w:themeColor="text1"/>
          <w:lang w:val="es-ES" w:eastAsia="es-ES"/>
        </w:rPr>
        <w:t>un mensaje para mostrar en la aplicación.</w:t>
      </w:r>
    </w:p>
    <w:p w:rsidR="002F33B1" w:rsidRPr="00915696" w:rsidRDefault="002F33B1" w:rsidP="002F33B1">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2F33B1" w:rsidRPr="00915696" w:rsidRDefault="002F33B1" w:rsidP="002F33B1">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tblPr>
      <w:tblGrid>
        <w:gridCol w:w="3628"/>
        <w:gridCol w:w="1381"/>
        <w:gridCol w:w="2470"/>
      </w:tblGrid>
      <w:tr w:rsidR="008D5D3C" w:rsidRPr="00915696" w:rsidTr="004B492D">
        <w:trPr>
          <w:jc w:val="center"/>
        </w:trPr>
        <w:tc>
          <w:tcPr>
            <w:tcW w:w="3628" w:type="dxa"/>
          </w:tcPr>
          <w:p w:rsidR="008D5D3C" w:rsidRPr="00915696" w:rsidRDefault="008D5D3C" w:rsidP="00F8598E">
            <w:pPr>
              <w:rPr>
                <w:b/>
                <w:color w:val="000000" w:themeColor="text1"/>
                <w:lang w:eastAsia="es-ES"/>
              </w:rPr>
            </w:pPr>
            <w:r w:rsidRPr="00915696">
              <w:rPr>
                <w:b/>
                <w:color w:val="000000" w:themeColor="text1"/>
                <w:lang w:eastAsia="es-ES"/>
              </w:rPr>
              <w:t>Nombre parámetro</w:t>
            </w:r>
          </w:p>
        </w:tc>
        <w:tc>
          <w:tcPr>
            <w:tcW w:w="1381" w:type="dxa"/>
          </w:tcPr>
          <w:p w:rsidR="008D5D3C" w:rsidRPr="00915696" w:rsidRDefault="008D5D3C" w:rsidP="00F8598E">
            <w:pPr>
              <w:rPr>
                <w:b/>
                <w:color w:val="000000" w:themeColor="text1"/>
                <w:lang w:eastAsia="es-ES"/>
              </w:rPr>
            </w:pPr>
            <w:r w:rsidRPr="00915696">
              <w:rPr>
                <w:b/>
                <w:color w:val="000000" w:themeColor="text1"/>
                <w:lang w:eastAsia="es-ES"/>
              </w:rPr>
              <w:t>Tipo parámetro</w:t>
            </w:r>
          </w:p>
        </w:tc>
        <w:tc>
          <w:tcPr>
            <w:tcW w:w="2470" w:type="dxa"/>
          </w:tcPr>
          <w:p w:rsidR="008D5D3C" w:rsidRPr="00915696" w:rsidRDefault="008D5D3C" w:rsidP="00F8598E">
            <w:pPr>
              <w:rPr>
                <w:b/>
                <w:color w:val="000000" w:themeColor="text1"/>
                <w:lang w:eastAsia="es-ES"/>
              </w:rPr>
            </w:pPr>
            <w:r w:rsidRPr="00915696">
              <w:rPr>
                <w:b/>
                <w:color w:val="000000" w:themeColor="text1"/>
                <w:lang w:eastAsia="es-ES"/>
              </w:rPr>
              <w:t>Descripción</w:t>
            </w:r>
          </w:p>
        </w:tc>
      </w:tr>
      <w:tr w:rsidR="008D5D3C" w:rsidRPr="00915696" w:rsidTr="004B492D">
        <w:trPr>
          <w:jc w:val="center"/>
        </w:trPr>
        <w:tc>
          <w:tcPr>
            <w:tcW w:w="3628" w:type="dxa"/>
          </w:tcPr>
          <w:p w:rsidR="008D5D3C" w:rsidRPr="00915696" w:rsidRDefault="008D5D3C" w:rsidP="00F8598E">
            <w:pPr>
              <w:rPr>
                <w:color w:val="000000" w:themeColor="text1"/>
                <w:lang w:eastAsia="es-ES"/>
              </w:rPr>
            </w:pPr>
            <w:r w:rsidRPr="00915696">
              <w:rPr>
                <w:color w:val="000000" w:themeColor="text1"/>
                <w:lang w:eastAsia="es-ES"/>
              </w:rPr>
              <w:t>usuario</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rsidR="008D5D3C" w:rsidRPr="00915696" w:rsidRDefault="008D5D3C" w:rsidP="00F8598E">
            <w:pPr>
              <w:rPr>
                <w:color w:val="000000" w:themeColor="text1"/>
                <w:lang w:eastAsia="es-ES"/>
              </w:rPr>
            </w:pPr>
            <w:r w:rsidRPr="00915696">
              <w:rPr>
                <w:color w:val="000000" w:themeColor="text1"/>
                <w:lang w:eastAsia="es-ES"/>
              </w:rPr>
              <w:t>Usuario de seguridad</w:t>
            </w:r>
          </w:p>
        </w:tc>
      </w:tr>
      <w:tr w:rsidR="008D5D3C" w:rsidRPr="00915696" w:rsidTr="004B492D">
        <w:trPr>
          <w:jc w:val="center"/>
        </w:trPr>
        <w:tc>
          <w:tcPr>
            <w:tcW w:w="3628" w:type="dxa"/>
          </w:tcPr>
          <w:p w:rsidR="008D5D3C" w:rsidRPr="00915696" w:rsidRDefault="008D5D3C" w:rsidP="00F8598E">
            <w:pPr>
              <w:rPr>
                <w:color w:val="000000" w:themeColor="text1"/>
                <w:lang w:eastAsia="es-ES"/>
              </w:rPr>
            </w:pPr>
            <w:r w:rsidRPr="00915696">
              <w:rPr>
                <w:color w:val="000000" w:themeColor="text1"/>
                <w:lang w:eastAsia="es-ES"/>
              </w:rPr>
              <w:t>clave</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rsidR="008D5D3C" w:rsidRPr="00915696" w:rsidRDefault="008D5D3C" w:rsidP="00F8598E">
            <w:pPr>
              <w:rPr>
                <w:color w:val="000000" w:themeColor="text1"/>
                <w:lang w:eastAsia="es-ES"/>
              </w:rPr>
            </w:pPr>
            <w:r w:rsidRPr="00915696">
              <w:rPr>
                <w:color w:val="000000" w:themeColor="text1"/>
                <w:lang w:eastAsia="es-ES"/>
              </w:rPr>
              <w:t>Clave de seguridad</w:t>
            </w:r>
          </w:p>
        </w:tc>
      </w:tr>
      <w:tr w:rsidR="008D5D3C" w:rsidRPr="00915696" w:rsidTr="004B492D">
        <w:trPr>
          <w:jc w:val="center"/>
        </w:trPr>
        <w:tc>
          <w:tcPr>
            <w:tcW w:w="3628" w:type="dxa"/>
          </w:tcPr>
          <w:p w:rsidR="008D5D3C" w:rsidRPr="00915696" w:rsidRDefault="004C0798" w:rsidP="004C0798">
            <w:pPr>
              <w:rPr>
                <w:color w:val="000000" w:themeColor="text1"/>
                <w:lang w:eastAsia="es-ES"/>
              </w:rPr>
            </w:pPr>
            <w:r>
              <w:rPr>
                <w:color w:val="000000" w:themeColor="text1"/>
                <w:lang w:eastAsia="es-ES"/>
              </w:rPr>
              <w:t>listaC</w:t>
            </w:r>
            <w:r w:rsidR="008D5D3C" w:rsidRPr="00915696">
              <w:rPr>
                <w:color w:val="000000" w:themeColor="text1"/>
                <w:lang w:eastAsia="es-ES"/>
              </w:rPr>
              <w:t>odigo</w:t>
            </w:r>
            <w:r>
              <w:rPr>
                <w:color w:val="000000" w:themeColor="text1"/>
                <w:lang w:eastAsia="es-ES"/>
              </w:rPr>
              <w:t>s</w:t>
            </w:r>
            <w:r w:rsidR="008D5D3C" w:rsidRPr="00915696">
              <w:rPr>
                <w:color w:val="000000" w:themeColor="text1"/>
                <w:lang w:eastAsia="es-ES"/>
              </w:rPr>
              <w:t>Empresa</w:t>
            </w:r>
          </w:p>
        </w:tc>
        <w:tc>
          <w:tcPr>
            <w:tcW w:w="1381" w:type="dxa"/>
          </w:tcPr>
          <w:p w:rsidR="008D5D3C" w:rsidRPr="00915696" w:rsidRDefault="004C0798" w:rsidP="00F8598E">
            <w:pPr>
              <w:rPr>
                <w:color w:val="000000" w:themeColor="text1"/>
                <w:lang w:eastAsia="es-ES"/>
              </w:rPr>
            </w:pPr>
            <w:r>
              <w:rPr>
                <w:color w:val="000000" w:themeColor="text1"/>
                <w:lang w:eastAsia="es-ES"/>
              </w:rPr>
              <w:t>string</w:t>
            </w:r>
          </w:p>
        </w:tc>
        <w:tc>
          <w:tcPr>
            <w:tcW w:w="2470" w:type="dxa"/>
          </w:tcPr>
          <w:p w:rsidR="008D5D3C" w:rsidRPr="00915696" w:rsidRDefault="008D5D3C" w:rsidP="0084183A">
            <w:pPr>
              <w:rPr>
                <w:color w:val="000000" w:themeColor="text1"/>
                <w:lang w:eastAsia="es-ES"/>
              </w:rPr>
            </w:pPr>
            <w:r w:rsidRPr="00915696">
              <w:rPr>
                <w:color w:val="000000" w:themeColor="text1"/>
                <w:lang w:eastAsia="es-ES"/>
              </w:rPr>
              <w:t>Código</w:t>
            </w:r>
            <w:r w:rsidR="0084183A">
              <w:rPr>
                <w:color w:val="000000" w:themeColor="text1"/>
                <w:lang w:eastAsia="es-ES"/>
              </w:rPr>
              <w:t>s</w:t>
            </w:r>
            <w:r w:rsidRPr="00915696">
              <w:rPr>
                <w:color w:val="000000" w:themeColor="text1"/>
                <w:lang w:eastAsia="es-ES"/>
              </w:rPr>
              <w:t xml:space="preserve"> de empresa</w:t>
            </w:r>
            <w:r w:rsidR="0084183A">
              <w:rPr>
                <w:color w:val="000000" w:themeColor="text1"/>
                <w:lang w:eastAsia="es-ES"/>
              </w:rPr>
              <w:t>s</w:t>
            </w:r>
          </w:p>
        </w:tc>
      </w:tr>
    </w:tbl>
    <w:p w:rsidR="002F33B1" w:rsidRPr="00915696" w:rsidRDefault="002F33B1" w:rsidP="002F33B1">
      <w:pPr>
        <w:rPr>
          <w:color w:val="000000" w:themeColor="text1"/>
          <w:lang w:val="es-ES" w:eastAsia="es-ES"/>
        </w:rPr>
      </w:pPr>
    </w:p>
    <w:p w:rsidR="00BC22A4" w:rsidRPr="00BC22A4" w:rsidRDefault="002F33B1" w:rsidP="00BC22A4">
      <w:pPr>
        <w:keepNext/>
        <w:keepLines/>
        <w:spacing w:before="200" w:after="0"/>
        <w:outlineLvl w:val="1"/>
        <w:rPr>
          <w:rFonts w:eastAsia="Times New Roman" w:cstheme="majorBidi"/>
          <w:b/>
          <w:bCs/>
          <w:color w:val="000000" w:themeColor="text1"/>
          <w:lang w:val="es-ES" w:eastAsia="es-ES"/>
        </w:rPr>
      </w:pPr>
      <w:r w:rsidRPr="00BC22A4">
        <w:rPr>
          <w:rFonts w:eastAsiaTheme="majorEastAsia" w:cstheme="majorBidi"/>
          <w:b/>
          <w:bCs/>
          <w:i/>
          <w:color w:val="000000" w:themeColor="text1"/>
          <w:lang w:val="es-ES"/>
        </w:rPr>
        <w:t>Parámetro que devuelve:</w:t>
      </w:r>
      <w:r w:rsidR="004C0798" w:rsidRPr="00BC22A4">
        <w:rPr>
          <w:rFonts w:eastAsiaTheme="majorEastAsia" w:cstheme="majorBidi"/>
          <w:b/>
          <w:bCs/>
          <w:i/>
          <w:color w:val="000000" w:themeColor="text1"/>
          <w:lang w:val="es-ES"/>
        </w:rPr>
        <w:t xml:space="preserve"> string</w:t>
      </w:r>
      <w:r w:rsidRPr="00BC22A4">
        <w:rPr>
          <w:i/>
          <w:color w:val="000000" w:themeColor="text1"/>
          <w:lang w:val="es-ES" w:eastAsia="es-ES"/>
        </w:rPr>
        <w:br/>
      </w:r>
    </w:p>
    <w:p w:rsidR="00BC22A4" w:rsidRPr="00BC22A4" w:rsidRDefault="00BC22A4" w:rsidP="00BC22A4">
      <w:pPr>
        <w:keepNext/>
        <w:keepLines/>
        <w:spacing w:before="200" w:after="0"/>
        <w:outlineLvl w:val="1"/>
        <w:rPr>
          <w:rFonts w:eastAsia="Times New Roman" w:cstheme="majorBidi"/>
          <w:b/>
          <w:bCs/>
          <w:color w:val="000000" w:themeColor="text1"/>
          <w:lang w:val="es-ES" w:eastAsia="es-ES"/>
        </w:rPr>
      </w:pPr>
      <w:r w:rsidRPr="00BC22A4">
        <w:rPr>
          <w:rFonts w:eastAsia="Times New Roman" w:cstheme="majorBidi"/>
          <w:b/>
          <w:bCs/>
          <w:color w:val="000000" w:themeColor="text1"/>
          <w:lang w:val="es-ES" w:eastAsia="es-ES"/>
        </w:rPr>
        <w:t>Otras devoluciones:</w:t>
      </w:r>
    </w:p>
    <w:p w:rsidR="00BC22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0|OK|mensaje</w:t>
      </w:r>
    </w:p>
    <w:p w:rsidR="00BC22A4" w:rsidRPr="004877A4" w:rsidRDefault="00BC22A4" w:rsidP="00BC22A4">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mensajes </w:t>
      </w:r>
    </w:p>
    <w:p w:rsidR="00A25934" w:rsidRPr="00915696" w:rsidRDefault="00A25934" w:rsidP="00A25934">
      <w:pPr>
        <w:rPr>
          <w:color w:val="000000" w:themeColor="text1"/>
          <w:lang w:val="es-ES" w:eastAsia="es-ES"/>
        </w:rPr>
      </w:pPr>
    </w:p>
    <w:p w:rsidR="002F33B1"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5" w:history="1">
        <w:r w:rsidR="004C0798" w:rsidRPr="00061C93">
          <w:rPr>
            <w:rStyle w:val="Hipervnculo"/>
            <w:rFonts w:ascii="Verdana" w:hAnsi="Verdana"/>
            <w:b/>
            <w:color w:val="548DD4" w:themeColor="text2" w:themeTint="99"/>
            <w:sz w:val="24"/>
            <w:szCs w:val="24"/>
            <w:u w:val="none"/>
          </w:rPr>
          <w:t>RecuperarParadasConBanderaPorLineaCalleEInterseccion</w:t>
        </w:r>
      </w:hyperlink>
    </w:p>
    <w:p w:rsidR="002F33B1" w:rsidRDefault="002F33B1" w:rsidP="002F33B1">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Pr="00915696">
        <w:rPr>
          <w:color w:val="000000" w:themeColor="text1"/>
          <w:lang w:val="es-ES" w:eastAsia="es-ES"/>
        </w:rPr>
        <w:t xml:space="preserve">Recupera </w:t>
      </w:r>
      <w:r w:rsidR="004C0798">
        <w:rPr>
          <w:color w:val="000000" w:themeColor="text1"/>
          <w:lang w:val="es-ES" w:eastAsia="es-ES"/>
        </w:rPr>
        <w:t>las paradas que tienen banderas asociadas para la línea</w:t>
      </w:r>
      <w:r w:rsidR="001C047D">
        <w:rPr>
          <w:color w:val="000000" w:themeColor="text1"/>
          <w:lang w:val="es-ES" w:eastAsia="es-ES"/>
        </w:rPr>
        <w:t xml:space="preserve">, </w:t>
      </w:r>
      <w:r w:rsidR="004C0798">
        <w:rPr>
          <w:color w:val="000000" w:themeColor="text1"/>
          <w:lang w:val="es-ES" w:eastAsia="es-ES"/>
        </w:rPr>
        <w:t xml:space="preserve">calle </w:t>
      </w:r>
      <w:r w:rsidR="001C047D">
        <w:rPr>
          <w:color w:val="000000" w:themeColor="text1"/>
          <w:lang w:val="es-ES" w:eastAsia="es-ES"/>
        </w:rPr>
        <w:t xml:space="preserve">principal e </w:t>
      </w:r>
      <w:r w:rsidR="004C0798">
        <w:rPr>
          <w:color w:val="000000" w:themeColor="text1"/>
          <w:lang w:val="es-ES" w:eastAsia="es-ES"/>
        </w:rPr>
        <w:t>intersección que recibe como parámetros.</w:t>
      </w:r>
    </w:p>
    <w:p w:rsidR="0018189E" w:rsidRDefault="0018189E" w:rsidP="002F33B1">
      <w:pPr>
        <w:rPr>
          <w:color w:val="000000" w:themeColor="text1"/>
          <w:lang w:val="es-ES" w:eastAsia="es-ES"/>
        </w:rPr>
      </w:pPr>
    </w:p>
    <w:p w:rsidR="0018189E" w:rsidRPr="00915696" w:rsidRDefault="0018189E" w:rsidP="002F33B1">
      <w:pPr>
        <w:rPr>
          <w:color w:val="000000" w:themeColor="text1"/>
          <w:lang w:val="es-ES" w:eastAsia="es-ES"/>
        </w:rPr>
      </w:pPr>
    </w:p>
    <w:p w:rsidR="002F33B1" w:rsidRPr="00915696" w:rsidRDefault="002F33B1" w:rsidP="002F33B1">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2F33B1" w:rsidRDefault="002F33B1" w:rsidP="002F33B1">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tblPr>
      <w:tblGrid>
        <w:gridCol w:w="3628"/>
        <w:gridCol w:w="1381"/>
        <w:gridCol w:w="2470"/>
      </w:tblGrid>
      <w:tr w:rsidR="008D5D3C" w:rsidRPr="00DB0EDF" w:rsidTr="00E175F0">
        <w:trPr>
          <w:jc w:val="center"/>
        </w:trPr>
        <w:tc>
          <w:tcPr>
            <w:tcW w:w="3628" w:type="dxa"/>
          </w:tcPr>
          <w:p w:rsidR="008D5D3C" w:rsidRPr="00DB0EDF" w:rsidRDefault="008D5D3C" w:rsidP="00DB0EDF">
            <w:pPr>
              <w:jc w:val="center"/>
              <w:rPr>
                <w:b/>
                <w:color w:val="000000" w:themeColor="text1"/>
                <w:lang w:eastAsia="es-ES"/>
              </w:rPr>
            </w:pPr>
            <w:r w:rsidRPr="00DB0EDF">
              <w:rPr>
                <w:b/>
                <w:color w:val="000000" w:themeColor="text1"/>
                <w:lang w:eastAsia="es-ES"/>
              </w:rPr>
              <w:t>Nombre parámetro</w:t>
            </w:r>
          </w:p>
        </w:tc>
        <w:tc>
          <w:tcPr>
            <w:tcW w:w="1381" w:type="dxa"/>
          </w:tcPr>
          <w:p w:rsidR="008D5D3C" w:rsidRPr="00DB0EDF" w:rsidRDefault="008D5D3C" w:rsidP="00DB0EDF">
            <w:pPr>
              <w:jc w:val="center"/>
              <w:rPr>
                <w:b/>
                <w:color w:val="000000" w:themeColor="text1"/>
                <w:lang w:eastAsia="es-ES"/>
              </w:rPr>
            </w:pPr>
            <w:r w:rsidRPr="00DB0EDF">
              <w:rPr>
                <w:b/>
                <w:color w:val="000000" w:themeColor="text1"/>
                <w:lang w:eastAsia="es-ES"/>
              </w:rPr>
              <w:t>Tipo parámetro</w:t>
            </w:r>
          </w:p>
        </w:tc>
        <w:tc>
          <w:tcPr>
            <w:tcW w:w="2470" w:type="dxa"/>
          </w:tcPr>
          <w:p w:rsidR="008D5D3C" w:rsidRPr="00DB0EDF" w:rsidRDefault="008D5D3C" w:rsidP="00DB0EDF">
            <w:pPr>
              <w:jc w:val="center"/>
              <w:rPr>
                <w:b/>
                <w:color w:val="000000" w:themeColor="text1"/>
                <w:lang w:eastAsia="es-ES"/>
              </w:rPr>
            </w:pPr>
            <w:r w:rsidRPr="00DB0EDF">
              <w:rPr>
                <w:b/>
                <w:color w:val="000000" w:themeColor="text1"/>
                <w:lang w:eastAsia="es-ES"/>
              </w:rPr>
              <w:t>Descripción</w:t>
            </w:r>
          </w:p>
        </w:tc>
      </w:tr>
      <w:tr w:rsidR="008D5D3C" w:rsidRPr="00915696" w:rsidTr="00E175F0">
        <w:trPr>
          <w:jc w:val="center"/>
        </w:trPr>
        <w:tc>
          <w:tcPr>
            <w:tcW w:w="3628" w:type="dxa"/>
          </w:tcPr>
          <w:p w:rsidR="008D5D3C" w:rsidRPr="00915696" w:rsidRDefault="008D5D3C" w:rsidP="00F8598E">
            <w:pPr>
              <w:rPr>
                <w:color w:val="000000" w:themeColor="text1"/>
                <w:lang w:eastAsia="es-ES"/>
              </w:rPr>
            </w:pPr>
            <w:r w:rsidRPr="00915696">
              <w:rPr>
                <w:color w:val="000000" w:themeColor="text1"/>
                <w:lang w:eastAsia="es-ES"/>
              </w:rPr>
              <w:t>usuario</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rsidR="008D5D3C" w:rsidRPr="00915696" w:rsidRDefault="008D5D3C" w:rsidP="00F8598E">
            <w:pPr>
              <w:rPr>
                <w:color w:val="000000" w:themeColor="text1"/>
                <w:lang w:eastAsia="es-ES"/>
              </w:rPr>
            </w:pPr>
            <w:r w:rsidRPr="00915696">
              <w:rPr>
                <w:color w:val="000000" w:themeColor="text1"/>
                <w:lang w:eastAsia="es-ES"/>
              </w:rPr>
              <w:t>Usuario de seguridad</w:t>
            </w:r>
          </w:p>
        </w:tc>
      </w:tr>
      <w:tr w:rsidR="008D5D3C" w:rsidRPr="00915696" w:rsidTr="00E175F0">
        <w:trPr>
          <w:jc w:val="center"/>
        </w:trPr>
        <w:tc>
          <w:tcPr>
            <w:tcW w:w="3628" w:type="dxa"/>
          </w:tcPr>
          <w:p w:rsidR="008D5D3C" w:rsidRPr="00915696" w:rsidRDefault="008D5D3C" w:rsidP="00F8598E">
            <w:pPr>
              <w:rPr>
                <w:color w:val="000000" w:themeColor="text1"/>
                <w:lang w:eastAsia="es-ES"/>
              </w:rPr>
            </w:pPr>
            <w:r w:rsidRPr="00915696">
              <w:rPr>
                <w:color w:val="000000" w:themeColor="text1"/>
                <w:lang w:eastAsia="es-ES"/>
              </w:rPr>
              <w:t>clave</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string</w:t>
            </w:r>
          </w:p>
        </w:tc>
        <w:tc>
          <w:tcPr>
            <w:tcW w:w="2470" w:type="dxa"/>
          </w:tcPr>
          <w:p w:rsidR="008D5D3C" w:rsidRPr="00915696" w:rsidRDefault="008D5D3C" w:rsidP="00F8598E">
            <w:pPr>
              <w:rPr>
                <w:color w:val="000000" w:themeColor="text1"/>
                <w:lang w:eastAsia="es-ES"/>
              </w:rPr>
            </w:pPr>
            <w:r w:rsidRPr="00915696">
              <w:rPr>
                <w:color w:val="000000" w:themeColor="text1"/>
                <w:lang w:eastAsia="es-ES"/>
              </w:rPr>
              <w:t>Clave de seguridad</w:t>
            </w:r>
          </w:p>
        </w:tc>
      </w:tr>
      <w:tr w:rsidR="008D5D3C" w:rsidRPr="00915696" w:rsidTr="00E175F0">
        <w:trPr>
          <w:jc w:val="center"/>
        </w:trPr>
        <w:tc>
          <w:tcPr>
            <w:tcW w:w="3628" w:type="dxa"/>
          </w:tcPr>
          <w:p w:rsidR="008D5D3C" w:rsidRPr="00915696" w:rsidRDefault="008D5D3C" w:rsidP="001C047D">
            <w:pPr>
              <w:rPr>
                <w:color w:val="000000" w:themeColor="text1"/>
                <w:lang w:eastAsia="es-ES"/>
              </w:rPr>
            </w:pPr>
            <w:r w:rsidRPr="00915696">
              <w:rPr>
                <w:color w:val="000000" w:themeColor="text1"/>
                <w:lang w:eastAsia="es-ES"/>
              </w:rPr>
              <w:t>codigo</w:t>
            </w:r>
            <w:r w:rsidR="001C047D">
              <w:rPr>
                <w:color w:val="000000" w:themeColor="text1"/>
                <w:lang w:eastAsia="es-ES"/>
              </w:rPr>
              <w:t>LineaParada</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int</w:t>
            </w:r>
          </w:p>
        </w:tc>
        <w:tc>
          <w:tcPr>
            <w:tcW w:w="2470" w:type="dxa"/>
          </w:tcPr>
          <w:p w:rsidR="008D5D3C" w:rsidRPr="00915696" w:rsidRDefault="008D5D3C" w:rsidP="001C047D">
            <w:pPr>
              <w:rPr>
                <w:color w:val="000000" w:themeColor="text1"/>
                <w:lang w:eastAsia="es-ES"/>
              </w:rPr>
            </w:pPr>
            <w:r w:rsidRPr="00915696">
              <w:rPr>
                <w:color w:val="000000" w:themeColor="text1"/>
                <w:lang w:eastAsia="es-ES"/>
              </w:rPr>
              <w:t xml:space="preserve">Código </w:t>
            </w:r>
            <w:r w:rsidR="001C047D">
              <w:rPr>
                <w:color w:val="000000" w:themeColor="text1"/>
                <w:lang w:eastAsia="es-ES"/>
              </w:rPr>
              <w:t>línea parada</w:t>
            </w:r>
          </w:p>
        </w:tc>
      </w:tr>
      <w:tr w:rsidR="008D5D3C" w:rsidRPr="00915696" w:rsidTr="00E175F0">
        <w:trPr>
          <w:jc w:val="center"/>
        </w:trPr>
        <w:tc>
          <w:tcPr>
            <w:tcW w:w="3628" w:type="dxa"/>
          </w:tcPr>
          <w:p w:rsidR="008D5D3C" w:rsidRPr="00915696" w:rsidRDefault="008D5D3C" w:rsidP="001C047D">
            <w:pPr>
              <w:rPr>
                <w:color w:val="000000" w:themeColor="text1"/>
                <w:lang w:eastAsia="es-ES"/>
              </w:rPr>
            </w:pPr>
            <w:r w:rsidRPr="00915696">
              <w:rPr>
                <w:color w:val="000000" w:themeColor="text1"/>
                <w:lang w:eastAsia="es-ES"/>
              </w:rPr>
              <w:t>codigo</w:t>
            </w:r>
            <w:r w:rsidR="001C047D">
              <w:rPr>
                <w:color w:val="000000" w:themeColor="text1"/>
                <w:lang w:eastAsia="es-ES"/>
              </w:rPr>
              <w:t>Calle</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int</w:t>
            </w:r>
          </w:p>
        </w:tc>
        <w:tc>
          <w:tcPr>
            <w:tcW w:w="2470" w:type="dxa"/>
          </w:tcPr>
          <w:p w:rsidR="008D5D3C" w:rsidRPr="00915696" w:rsidRDefault="008D5D3C" w:rsidP="001C047D">
            <w:pPr>
              <w:rPr>
                <w:color w:val="000000" w:themeColor="text1"/>
                <w:lang w:eastAsia="es-ES"/>
              </w:rPr>
            </w:pPr>
            <w:r w:rsidRPr="00915696">
              <w:rPr>
                <w:color w:val="000000" w:themeColor="text1"/>
                <w:lang w:eastAsia="es-ES"/>
              </w:rPr>
              <w:t xml:space="preserve">Código </w:t>
            </w:r>
            <w:r w:rsidR="001C047D">
              <w:rPr>
                <w:color w:val="000000" w:themeColor="text1"/>
                <w:lang w:eastAsia="es-ES"/>
              </w:rPr>
              <w:t>de calle principal</w:t>
            </w:r>
          </w:p>
        </w:tc>
      </w:tr>
      <w:tr w:rsidR="008D5D3C" w:rsidRPr="00915696" w:rsidTr="00E175F0">
        <w:trPr>
          <w:jc w:val="center"/>
        </w:trPr>
        <w:tc>
          <w:tcPr>
            <w:tcW w:w="3628" w:type="dxa"/>
          </w:tcPr>
          <w:p w:rsidR="008D5D3C" w:rsidRPr="00915696" w:rsidRDefault="008D5D3C" w:rsidP="001C047D">
            <w:pPr>
              <w:rPr>
                <w:color w:val="000000" w:themeColor="text1"/>
                <w:lang w:eastAsia="es-ES"/>
              </w:rPr>
            </w:pPr>
            <w:r w:rsidRPr="00915696">
              <w:rPr>
                <w:color w:val="000000" w:themeColor="text1"/>
                <w:lang w:eastAsia="es-ES"/>
              </w:rPr>
              <w:t>codigo</w:t>
            </w:r>
            <w:r w:rsidR="001C047D">
              <w:rPr>
                <w:color w:val="000000" w:themeColor="text1"/>
                <w:lang w:eastAsia="es-ES"/>
              </w:rPr>
              <w:t>Interseccion</w:t>
            </w:r>
          </w:p>
        </w:tc>
        <w:tc>
          <w:tcPr>
            <w:tcW w:w="1381" w:type="dxa"/>
          </w:tcPr>
          <w:p w:rsidR="008D5D3C" w:rsidRPr="00915696" w:rsidRDefault="008D5D3C" w:rsidP="00F8598E">
            <w:pPr>
              <w:rPr>
                <w:color w:val="000000" w:themeColor="text1"/>
                <w:lang w:eastAsia="es-ES"/>
              </w:rPr>
            </w:pPr>
            <w:r w:rsidRPr="00915696">
              <w:rPr>
                <w:color w:val="000000" w:themeColor="text1"/>
                <w:lang w:eastAsia="es-ES"/>
              </w:rPr>
              <w:t>int</w:t>
            </w:r>
          </w:p>
        </w:tc>
        <w:tc>
          <w:tcPr>
            <w:tcW w:w="2470" w:type="dxa"/>
          </w:tcPr>
          <w:p w:rsidR="008D5D3C" w:rsidRPr="00915696" w:rsidRDefault="001C047D" w:rsidP="00F8598E">
            <w:pPr>
              <w:rPr>
                <w:color w:val="000000" w:themeColor="text1"/>
                <w:lang w:eastAsia="es-ES"/>
              </w:rPr>
            </w:pPr>
            <w:r>
              <w:rPr>
                <w:color w:val="000000" w:themeColor="text1"/>
                <w:lang w:eastAsia="es-ES"/>
              </w:rPr>
              <w:t>Código de calle intersección</w:t>
            </w:r>
          </w:p>
        </w:tc>
      </w:tr>
      <w:tr w:rsidR="001C047D" w:rsidRPr="00915696" w:rsidTr="00E175F0">
        <w:trPr>
          <w:jc w:val="center"/>
        </w:trPr>
        <w:tc>
          <w:tcPr>
            <w:tcW w:w="3628" w:type="dxa"/>
          </w:tcPr>
          <w:p w:rsidR="001C047D" w:rsidRPr="00915696" w:rsidRDefault="001C047D" w:rsidP="00F21DCD">
            <w:pPr>
              <w:rPr>
                <w:rFonts w:eastAsia="Times New Roman" w:cs="Arial"/>
                <w:color w:val="000000" w:themeColor="text1"/>
                <w:lang w:eastAsia="es-ES"/>
              </w:rPr>
            </w:pPr>
            <w:r w:rsidRPr="00AD63E8">
              <w:rPr>
                <w:rFonts w:eastAsia="Times New Roman" w:cs="Arial"/>
                <w:color w:val="000000" w:themeColor="text1"/>
                <w:lang w:eastAsia="es-ES"/>
              </w:rPr>
              <w:lastRenderedPageBreak/>
              <w:t>isSubLinea</w:t>
            </w:r>
          </w:p>
        </w:tc>
        <w:tc>
          <w:tcPr>
            <w:tcW w:w="1381" w:type="dxa"/>
          </w:tcPr>
          <w:p w:rsidR="001C047D" w:rsidRPr="00915696" w:rsidRDefault="001C047D"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1C047D" w:rsidRPr="00915696" w:rsidRDefault="001C047D" w:rsidP="00F21DCD">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1C047D" w:rsidRPr="00915696" w:rsidTr="00E175F0">
        <w:trPr>
          <w:jc w:val="center"/>
        </w:trPr>
        <w:tc>
          <w:tcPr>
            <w:tcW w:w="3628" w:type="dxa"/>
          </w:tcPr>
          <w:p w:rsidR="001C047D" w:rsidRPr="00AD63E8" w:rsidRDefault="001C047D" w:rsidP="00F21DCD">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rsidR="001C047D" w:rsidRDefault="001C047D" w:rsidP="00F21DCD">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1C047D" w:rsidRPr="00AD63E8" w:rsidRDefault="001C047D" w:rsidP="001C047D">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rsidR="00887706" w:rsidRPr="00915696" w:rsidRDefault="00887706" w:rsidP="00887706">
      <w:pPr>
        <w:rPr>
          <w:color w:val="000000" w:themeColor="text1"/>
          <w:lang w:val="es-ES" w:eastAsia="es-ES"/>
        </w:rPr>
      </w:pPr>
    </w:p>
    <w:p w:rsidR="00887706" w:rsidRPr="00915696" w:rsidRDefault="002F33B1" w:rsidP="00887706">
      <w:pPr>
        <w:rPr>
          <w:rFonts w:eastAsiaTheme="majorEastAsia" w:cstheme="majorBidi"/>
          <w:b/>
          <w:bCs/>
          <w:i/>
          <w:color w:val="000000" w:themeColor="text1"/>
          <w:lang w:val="es-ES"/>
        </w:rPr>
      </w:pPr>
      <w:r w:rsidRPr="00915696">
        <w:rPr>
          <w:rFonts w:eastAsiaTheme="majorEastAsia" w:cstheme="majorBidi"/>
          <w:b/>
          <w:bCs/>
          <w:i/>
          <w:color w:val="000000" w:themeColor="text1"/>
          <w:lang w:val="es-ES"/>
        </w:rPr>
        <w:t>Parámetro que devuelve:</w:t>
      </w:r>
      <w:r w:rsidR="00F21DCD">
        <w:rPr>
          <w:rFonts w:eastAsiaTheme="majorEastAsia" w:cstheme="majorBidi"/>
          <w:b/>
          <w:bCs/>
          <w:i/>
          <w:color w:val="000000" w:themeColor="text1"/>
          <w:lang w:val="es-ES"/>
        </w:rPr>
        <w:t xml:space="preserve"> string</w:t>
      </w:r>
    </w:p>
    <w:p w:rsidR="00B23BE8" w:rsidRPr="00BC22A4" w:rsidRDefault="00B23BE8" w:rsidP="00B23BE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codigoEstado</w:t>
      </w:r>
    </w:p>
    <w:p w:rsidR="00B23BE8" w:rsidRPr="00BC22A4" w:rsidRDefault="00B23BE8" w:rsidP="00B23BE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mensajeEstado</w:t>
      </w:r>
    </w:p>
    <w:p w:rsidR="00B23BE8" w:rsidRPr="00BC22A4" w:rsidRDefault="00B23BE8" w:rsidP="00B23BE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rsidR="00B23BE8" w:rsidRPr="00BC22A4"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codigo</w:t>
      </w:r>
      <w:r>
        <w:rPr>
          <w:rFonts w:eastAsia="Times New Roman" w:cstheme="majorBidi"/>
          <w:bCs/>
          <w:color w:val="000000" w:themeColor="text1"/>
          <w:lang w:val="es-ES" w:eastAsia="es-ES"/>
        </w:rPr>
        <w:t>Parada</w:t>
      </w:r>
    </w:p>
    <w:p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identificador</w:t>
      </w:r>
    </w:p>
    <w:p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descripción</w:t>
      </w:r>
    </w:p>
    <w:p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abreviaturaBandera</w:t>
      </w:r>
    </w:p>
    <w:p w:rsidR="00B23BE8" w:rsidRDefault="00B23BE8" w:rsidP="00B23BE8">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abreviaturaAmpliadaBandera</w:t>
      </w:r>
    </w:p>
    <w:p w:rsidR="00B23BE8" w:rsidRPr="00BC22A4" w:rsidRDefault="00B23BE8" w:rsidP="00B23BE8">
      <w:pPr>
        <w:pStyle w:val="Prrafodelista"/>
        <w:keepNext/>
        <w:keepLines/>
        <w:spacing w:before="200" w:after="0"/>
        <w:ind w:left="1440"/>
        <w:outlineLvl w:val="1"/>
        <w:rPr>
          <w:rFonts w:eastAsia="Times New Roman" w:cstheme="majorBidi"/>
          <w:bCs/>
          <w:color w:val="000000" w:themeColor="text1"/>
          <w:lang w:val="es-ES" w:eastAsia="es-ES"/>
        </w:rPr>
      </w:pPr>
    </w:p>
    <w:p w:rsidR="00B23BE8" w:rsidRDefault="00B23BE8" w:rsidP="00B23BE8">
      <w:pPr>
        <w:keepNext/>
        <w:keepLines/>
        <w:spacing w:before="200" w:after="0"/>
        <w:outlineLvl w:val="1"/>
        <w:rPr>
          <w:rFonts w:eastAsia="Times New Roman" w:cstheme="majorBidi"/>
          <w:b/>
          <w:bCs/>
          <w:color w:val="000000" w:themeColor="text1"/>
          <w:lang w:val="es-ES" w:eastAsia="es-ES"/>
        </w:rPr>
      </w:pPr>
      <w:r>
        <w:rPr>
          <w:rFonts w:eastAsia="Times New Roman" w:cstheme="majorBidi"/>
          <w:b/>
          <w:bCs/>
          <w:color w:val="000000" w:themeColor="text1"/>
          <w:lang w:val="es-ES" w:eastAsia="es-ES"/>
        </w:rPr>
        <w:t>Otras devoluciones:</w:t>
      </w:r>
    </w:p>
    <w:p w:rsidR="00B23BE8" w:rsidRDefault="00B23BE8" w:rsidP="00B23BE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B23BE8" w:rsidRDefault="00B23BE8" w:rsidP="00B23BE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9|Excepción</w:t>
      </w:r>
    </w:p>
    <w:p w:rsidR="00B23BE8" w:rsidRPr="004877A4" w:rsidRDefault="00B23BE8" w:rsidP="00B23BE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esta línea</w:t>
      </w:r>
    </w:p>
    <w:p w:rsidR="002F33B1" w:rsidRPr="00915696" w:rsidRDefault="002F33B1" w:rsidP="00953AC8">
      <w:pPr>
        <w:rPr>
          <w:rFonts w:eastAsiaTheme="majorEastAsia" w:cstheme="majorBidi"/>
          <w:b/>
          <w:bCs/>
          <w:color w:val="000000" w:themeColor="text1"/>
          <w:lang w:val="es-ES"/>
        </w:rPr>
      </w:pPr>
    </w:p>
    <w:p w:rsidR="00625611"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6" w:history="1">
        <w:r w:rsidR="009C7BCB" w:rsidRPr="00061C93">
          <w:rPr>
            <w:rStyle w:val="Hipervnculo"/>
            <w:rFonts w:ascii="Verdana" w:hAnsi="Verdana"/>
            <w:b/>
            <w:color w:val="548DD4" w:themeColor="text2" w:themeTint="99"/>
            <w:sz w:val="24"/>
            <w:szCs w:val="24"/>
            <w:u w:val="none"/>
          </w:rPr>
          <w:t>RecuperarParadasConBanderaYDestinoPorLinea</w:t>
        </w:r>
      </w:hyperlink>
    </w:p>
    <w:p w:rsidR="00625611" w:rsidRDefault="00625611" w:rsidP="00625611">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Pr="00915696">
        <w:rPr>
          <w:rFonts w:eastAsia="Times New Roman" w:cs="Arial"/>
          <w:color w:val="000000" w:themeColor="text1"/>
          <w:lang w:val="es-ES" w:eastAsia="es-ES"/>
        </w:rPr>
        <w:t xml:space="preserve"> </w:t>
      </w:r>
      <w:r w:rsidR="009C7BCB">
        <w:t>Para la línea recibida como parámetro devuelve las paradas asociadas mostrando datos de las mismas y además de las banderas asociadas</w:t>
      </w:r>
      <w:r w:rsidR="009C7BCB" w:rsidRPr="00915696">
        <w:rPr>
          <w:color w:val="000000" w:themeColor="text1"/>
          <w:lang w:val="es-ES" w:eastAsia="es-ES"/>
        </w:rPr>
        <w:t xml:space="preserve"> </w:t>
      </w:r>
    </w:p>
    <w:p w:rsidR="0018189E" w:rsidRPr="00915696" w:rsidRDefault="0018189E" w:rsidP="00625611">
      <w:pPr>
        <w:rPr>
          <w:color w:val="000000" w:themeColor="text1"/>
          <w:lang w:val="es-ES" w:eastAsia="es-ES"/>
        </w:rPr>
      </w:pP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953AC8" w:rsidRPr="00915696" w:rsidRDefault="00953AC8" w:rsidP="00953AC8">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tblPr>
      <w:tblGrid>
        <w:gridCol w:w="3628"/>
        <w:gridCol w:w="1381"/>
        <w:gridCol w:w="2470"/>
      </w:tblGrid>
      <w:tr w:rsidR="008D5D3C" w:rsidRPr="00915696" w:rsidTr="00887706">
        <w:trPr>
          <w:jc w:val="center"/>
        </w:trPr>
        <w:tc>
          <w:tcPr>
            <w:tcW w:w="3628" w:type="dxa"/>
          </w:tcPr>
          <w:p w:rsidR="008D5D3C" w:rsidRPr="00915696" w:rsidRDefault="008D5D3C" w:rsidP="0032324B">
            <w:pPr>
              <w:rPr>
                <w:rFonts w:eastAsiaTheme="minorEastAsia"/>
                <w:b/>
                <w:color w:val="000000" w:themeColor="text1"/>
                <w:lang w:eastAsia="es-ES"/>
              </w:rPr>
            </w:pPr>
            <w:r w:rsidRPr="00915696">
              <w:rPr>
                <w:rFonts w:eastAsiaTheme="minorEastAsia"/>
                <w:b/>
                <w:color w:val="000000" w:themeColor="text1"/>
                <w:lang w:eastAsia="es-ES"/>
              </w:rPr>
              <w:t>Nombre parámetro</w:t>
            </w:r>
          </w:p>
        </w:tc>
        <w:tc>
          <w:tcPr>
            <w:tcW w:w="1381" w:type="dxa"/>
          </w:tcPr>
          <w:p w:rsidR="008D5D3C" w:rsidRPr="00915696" w:rsidRDefault="008D5D3C" w:rsidP="0032324B">
            <w:pPr>
              <w:rPr>
                <w:rFonts w:eastAsiaTheme="minorEastAsia"/>
                <w:b/>
                <w:color w:val="000000" w:themeColor="text1"/>
                <w:lang w:eastAsia="es-ES"/>
              </w:rPr>
            </w:pPr>
            <w:r w:rsidRPr="00915696">
              <w:rPr>
                <w:rFonts w:eastAsiaTheme="minorEastAsia"/>
                <w:b/>
                <w:color w:val="000000" w:themeColor="text1"/>
                <w:lang w:eastAsia="es-ES"/>
              </w:rPr>
              <w:t>Tipo parámetro</w:t>
            </w:r>
          </w:p>
        </w:tc>
        <w:tc>
          <w:tcPr>
            <w:tcW w:w="2470" w:type="dxa"/>
          </w:tcPr>
          <w:p w:rsidR="008D5D3C" w:rsidRPr="00915696" w:rsidRDefault="008D5D3C" w:rsidP="0032324B">
            <w:pPr>
              <w:rPr>
                <w:rFonts w:eastAsiaTheme="minorEastAsia"/>
                <w:b/>
                <w:color w:val="000000" w:themeColor="text1"/>
                <w:lang w:eastAsia="es-ES"/>
              </w:rPr>
            </w:pPr>
            <w:r w:rsidRPr="00915696">
              <w:rPr>
                <w:rFonts w:eastAsiaTheme="minorEastAsia"/>
                <w:b/>
                <w:color w:val="000000" w:themeColor="text1"/>
                <w:lang w:eastAsia="es-ES"/>
              </w:rPr>
              <w:t>Descripción</w:t>
            </w:r>
          </w:p>
        </w:tc>
      </w:tr>
      <w:tr w:rsidR="00226C71" w:rsidRPr="00915696" w:rsidTr="00062CF0">
        <w:trPr>
          <w:jc w:val="center"/>
        </w:trPr>
        <w:tc>
          <w:tcPr>
            <w:tcW w:w="3628" w:type="dxa"/>
          </w:tcPr>
          <w:p w:rsidR="00226C71" w:rsidRPr="00915696" w:rsidRDefault="00226C71" w:rsidP="00062CF0">
            <w:pPr>
              <w:rPr>
                <w:color w:val="000000" w:themeColor="text1"/>
                <w:lang w:eastAsia="es-ES"/>
              </w:rPr>
            </w:pPr>
            <w:r w:rsidRPr="00915696">
              <w:rPr>
                <w:color w:val="000000" w:themeColor="text1"/>
                <w:lang w:eastAsia="es-ES"/>
              </w:rPr>
              <w:t>usuario</w:t>
            </w:r>
          </w:p>
        </w:tc>
        <w:tc>
          <w:tcPr>
            <w:tcW w:w="1381" w:type="dxa"/>
          </w:tcPr>
          <w:p w:rsidR="00226C71" w:rsidRPr="00915696" w:rsidRDefault="00226C71" w:rsidP="00062CF0">
            <w:pPr>
              <w:rPr>
                <w:color w:val="000000" w:themeColor="text1"/>
                <w:lang w:eastAsia="es-ES"/>
              </w:rPr>
            </w:pPr>
            <w:r w:rsidRPr="00915696">
              <w:rPr>
                <w:color w:val="000000" w:themeColor="text1"/>
                <w:lang w:eastAsia="es-ES"/>
              </w:rPr>
              <w:t>string</w:t>
            </w:r>
          </w:p>
        </w:tc>
        <w:tc>
          <w:tcPr>
            <w:tcW w:w="2470" w:type="dxa"/>
          </w:tcPr>
          <w:p w:rsidR="00226C71" w:rsidRPr="00915696" w:rsidRDefault="00226C71" w:rsidP="00062CF0">
            <w:pPr>
              <w:rPr>
                <w:color w:val="000000" w:themeColor="text1"/>
                <w:lang w:eastAsia="es-ES"/>
              </w:rPr>
            </w:pPr>
            <w:r w:rsidRPr="00915696">
              <w:rPr>
                <w:color w:val="000000" w:themeColor="text1"/>
                <w:lang w:eastAsia="es-ES"/>
              </w:rPr>
              <w:t>Usuario de seguridad</w:t>
            </w:r>
          </w:p>
        </w:tc>
      </w:tr>
      <w:tr w:rsidR="00226C71" w:rsidRPr="00915696" w:rsidTr="00062CF0">
        <w:trPr>
          <w:jc w:val="center"/>
        </w:trPr>
        <w:tc>
          <w:tcPr>
            <w:tcW w:w="3628" w:type="dxa"/>
          </w:tcPr>
          <w:p w:rsidR="00226C71" w:rsidRPr="00915696" w:rsidRDefault="00226C71" w:rsidP="00062CF0">
            <w:pPr>
              <w:rPr>
                <w:color w:val="000000" w:themeColor="text1"/>
                <w:lang w:eastAsia="es-ES"/>
              </w:rPr>
            </w:pPr>
            <w:r w:rsidRPr="00915696">
              <w:rPr>
                <w:color w:val="000000" w:themeColor="text1"/>
                <w:lang w:eastAsia="es-ES"/>
              </w:rPr>
              <w:t>clave</w:t>
            </w:r>
          </w:p>
        </w:tc>
        <w:tc>
          <w:tcPr>
            <w:tcW w:w="1381" w:type="dxa"/>
          </w:tcPr>
          <w:p w:rsidR="00226C71" w:rsidRPr="00915696" w:rsidRDefault="00226C71" w:rsidP="00062CF0">
            <w:pPr>
              <w:rPr>
                <w:color w:val="000000" w:themeColor="text1"/>
                <w:lang w:eastAsia="es-ES"/>
              </w:rPr>
            </w:pPr>
            <w:r w:rsidRPr="00915696">
              <w:rPr>
                <w:color w:val="000000" w:themeColor="text1"/>
                <w:lang w:eastAsia="es-ES"/>
              </w:rPr>
              <w:t>string</w:t>
            </w:r>
          </w:p>
        </w:tc>
        <w:tc>
          <w:tcPr>
            <w:tcW w:w="2470" w:type="dxa"/>
          </w:tcPr>
          <w:p w:rsidR="00226C71" w:rsidRPr="00915696" w:rsidRDefault="00226C71" w:rsidP="00062CF0">
            <w:pPr>
              <w:rPr>
                <w:color w:val="000000" w:themeColor="text1"/>
                <w:lang w:eastAsia="es-ES"/>
              </w:rPr>
            </w:pPr>
            <w:r w:rsidRPr="00915696">
              <w:rPr>
                <w:color w:val="000000" w:themeColor="text1"/>
                <w:lang w:eastAsia="es-ES"/>
              </w:rPr>
              <w:t>Clave de seguridad</w:t>
            </w:r>
          </w:p>
        </w:tc>
      </w:tr>
      <w:tr w:rsidR="00226C71" w:rsidRPr="00915696" w:rsidTr="00062CF0">
        <w:trPr>
          <w:jc w:val="center"/>
        </w:trPr>
        <w:tc>
          <w:tcPr>
            <w:tcW w:w="3628" w:type="dxa"/>
          </w:tcPr>
          <w:p w:rsidR="00226C71" w:rsidRPr="00915696" w:rsidRDefault="00226C71" w:rsidP="00062CF0">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rsidR="00226C71" w:rsidRPr="00915696" w:rsidRDefault="00226C71" w:rsidP="00062CF0">
            <w:pPr>
              <w:rPr>
                <w:color w:val="000000" w:themeColor="text1"/>
                <w:lang w:eastAsia="es-ES"/>
              </w:rPr>
            </w:pPr>
            <w:r w:rsidRPr="00915696">
              <w:rPr>
                <w:color w:val="000000" w:themeColor="text1"/>
                <w:lang w:eastAsia="es-ES"/>
              </w:rPr>
              <w:t>int</w:t>
            </w:r>
          </w:p>
        </w:tc>
        <w:tc>
          <w:tcPr>
            <w:tcW w:w="2470" w:type="dxa"/>
          </w:tcPr>
          <w:p w:rsidR="00226C71" w:rsidRPr="00915696" w:rsidRDefault="00226C71" w:rsidP="00062CF0">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226C71" w:rsidRPr="00915696" w:rsidTr="00062CF0">
        <w:trPr>
          <w:jc w:val="center"/>
        </w:trPr>
        <w:tc>
          <w:tcPr>
            <w:tcW w:w="3628" w:type="dxa"/>
          </w:tcPr>
          <w:p w:rsidR="00226C71" w:rsidRPr="00915696" w:rsidRDefault="00226C71"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226C71" w:rsidRPr="00915696" w:rsidRDefault="00226C71"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226C71" w:rsidRPr="00915696" w:rsidRDefault="00226C71"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226C71" w:rsidRPr="00915696" w:rsidTr="00062CF0">
        <w:trPr>
          <w:jc w:val="center"/>
        </w:trPr>
        <w:tc>
          <w:tcPr>
            <w:tcW w:w="3628" w:type="dxa"/>
          </w:tcPr>
          <w:p w:rsidR="00226C71" w:rsidRPr="00AD63E8" w:rsidRDefault="00226C71"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rsidR="00226C71" w:rsidRDefault="00226C71"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226C71" w:rsidRPr="00AD63E8" w:rsidRDefault="00226C71"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w:t>
            </w:r>
            <w:r w:rsidRPr="00AD63E8">
              <w:rPr>
                <w:rFonts w:eastAsia="Times New Roman" w:cs="Arial"/>
                <w:color w:val="000000" w:themeColor="text1"/>
                <w:lang w:eastAsia="es-ES"/>
              </w:rPr>
              <w:lastRenderedPageBreak/>
              <w:t xml:space="preserve">es </w:t>
            </w:r>
            <w:r>
              <w:rPr>
                <w:rFonts w:eastAsia="Times New Roman" w:cs="Arial"/>
                <w:color w:val="000000" w:themeColor="text1"/>
                <w:lang w:eastAsia="es-ES"/>
              </w:rPr>
              <w:t>inteligente, de lo contrario en 0.</w:t>
            </w:r>
          </w:p>
        </w:tc>
      </w:tr>
    </w:tbl>
    <w:p w:rsidR="00953AC8" w:rsidRPr="00915696" w:rsidRDefault="00953AC8" w:rsidP="00953AC8">
      <w:pPr>
        <w:rPr>
          <w:color w:val="000000" w:themeColor="text1"/>
          <w:lang w:val="es-ES" w:eastAsia="es-ES"/>
        </w:rPr>
      </w:pPr>
    </w:p>
    <w:p w:rsidR="00953AC8" w:rsidRDefault="00953AC8" w:rsidP="00953AC8">
      <w:pPr>
        <w:rPr>
          <w:rFonts w:eastAsiaTheme="majorEastAsia" w:cstheme="majorBidi"/>
          <w:b/>
          <w:bCs/>
          <w:i/>
          <w:color w:val="000000" w:themeColor="text1"/>
          <w:lang w:val="es-ES"/>
        </w:rPr>
      </w:pPr>
      <w:r w:rsidRPr="00915696">
        <w:rPr>
          <w:rFonts w:eastAsiaTheme="majorEastAsia" w:cstheme="majorBidi"/>
          <w:b/>
          <w:bCs/>
          <w:i/>
          <w:color w:val="000000" w:themeColor="text1"/>
          <w:lang w:val="es-ES"/>
        </w:rPr>
        <w:t>Parámetro</w:t>
      </w:r>
      <w:r w:rsidR="00862FE9" w:rsidRPr="00915696">
        <w:rPr>
          <w:rFonts w:eastAsiaTheme="majorEastAsia" w:cstheme="majorBidi"/>
          <w:b/>
          <w:bCs/>
          <w:i/>
          <w:color w:val="000000" w:themeColor="text1"/>
          <w:lang w:val="es-ES"/>
        </w:rPr>
        <w:t>s</w:t>
      </w:r>
      <w:r w:rsidRPr="00915696">
        <w:rPr>
          <w:rFonts w:eastAsiaTheme="majorEastAsia" w:cstheme="majorBidi"/>
          <w:b/>
          <w:bCs/>
          <w:i/>
          <w:color w:val="000000" w:themeColor="text1"/>
          <w:lang w:val="es-ES"/>
        </w:rPr>
        <w:t xml:space="preserve"> que devuelve:</w:t>
      </w:r>
      <w:r w:rsidR="00C816C7">
        <w:rPr>
          <w:rFonts w:eastAsiaTheme="majorEastAsia" w:cstheme="majorBidi"/>
          <w:b/>
          <w:bCs/>
          <w:i/>
          <w:color w:val="000000" w:themeColor="text1"/>
          <w:lang w:val="es-ES"/>
        </w:rPr>
        <w:t xml:space="preserve"> string</w:t>
      </w:r>
    </w:p>
    <w:p w:rsidR="00C816C7" w:rsidRPr="00BC22A4" w:rsidRDefault="00C816C7" w:rsidP="00C816C7">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descripcicon (De parada)</w:t>
      </w:r>
    </w:p>
    <w:p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descripcionCorta (De bandera)</w:t>
      </w:r>
    </w:p>
    <w:p w:rsidR="00226C71" w:rsidRPr="00773244" w:rsidRDefault="00226C71"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descripcionLarga (De bandera)</w:t>
      </w:r>
    </w:p>
    <w:p w:rsidR="00226C71" w:rsidRDefault="00226C71" w:rsidP="00953AC8">
      <w:pPr>
        <w:rPr>
          <w:i/>
          <w:color w:val="000000" w:themeColor="text1"/>
          <w:lang w:val="es-ES" w:eastAsia="es-ES"/>
        </w:rPr>
      </w:pPr>
    </w:p>
    <w:p w:rsidR="00226C71" w:rsidRPr="00897B9B" w:rsidRDefault="00226C71" w:rsidP="00226C71">
      <w:pPr>
        <w:spacing w:before="136" w:after="100" w:afterAutospacing="1" w:line="240" w:lineRule="auto"/>
        <w:rPr>
          <w:i/>
        </w:rPr>
      </w:pPr>
      <w:r w:rsidRPr="00897B9B">
        <w:rPr>
          <w:b/>
          <w:i/>
          <w:u w:val="single"/>
        </w:rPr>
        <w:t xml:space="preserve">Devoluciones con error: </w:t>
      </w:r>
    </w:p>
    <w:p w:rsidR="00226C71" w:rsidRPr="004877A4" w:rsidRDefault="00226C71" w:rsidP="00226C7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-1|NoExisten</w:t>
      </w:r>
      <w:r>
        <w:rPr>
          <w:rFonts w:eastAsia="Times New Roman" w:cs="Arial"/>
          <w:color w:val="222222"/>
          <w:lang w:eastAsia="es-ES"/>
        </w:rPr>
        <w:t>ParadasParaEstaLinea</w:t>
      </w:r>
    </w:p>
    <w:p w:rsidR="00226C71" w:rsidRDefault="00226C71" w:rsidP="00226C7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952B24" w:rsidRPr="00915696" w:rsidRDefault="00952B24" w:rsidP="00952B24">
      <w:pPr>
        <w:keepNext/>
        <w:keepLines/>
        <w:spacing w:before="200" w:after="0"/>
        <w:outlineLvl w:val="1"/>
        <w:rPr>
          <w:rFonts w:eastAsia="Times New Roman" w:cstheme="majorBidi"/>
          <w:b/>
          <w:bCs/>
          <w:color w:val="000000" w:themeColor="text1"/>
          <w:lang w:val="es-ES" w:eastAsia="es-ES"/>
        </w:rPr>
      </w:pPr>
    </w:p>
    <w:p w:rsidR="00952B24"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17" w:history="1">
        <w:r w:rsidR="00A3729D" w:rsidRPr="00061C93">
          <w:rPr>
            <w:rStyle w:val="Hipervnculo"/>
            <w:rFonts w:ascii="Verdana" w:hAnsi="Verdana"/>
            <w:b/>
            <w:color w:val="548DD4" w:themeColor="text2" w:themeTint="99"/>
            <w:sz w:val="24"/>
            <w:szCs w:val="24"/>
            <w:u w:val="none"/>
          </w:rPr>
          <w:t>RecuperarParadasMasCercanasPorLocalidadProvinciaPais</w:t>
        </w:r>
      </w:hyperlink>
    </w:p>
    <w:p w:rsidR="00952B24" w:rsidRPr="00915696" w:rsidRDefault="00952B24" w:rsidP="00952B24">
      <w:pPr>
        <w:rPr>
          <w:color w:val="000000" w:themeColor="text1"/>
          <w:lang w:val="es-ES" w:eastAsia="es-ES"/>
        </w:rPr>
      </w:pPr>
      <w:r w:rsidRPr="00915696">
        <w:rPr>
          <w:rFonts w:eastAsia="Times New Roman" w:cstheme="majorBidi"/>
          <w:b/>
          <w:bCs/>
          <w:i/>
          <w:color w:val="000000" w:themeColor="text1"/>
          <w:lang w:val="es-ES" w:eastAsia="es-ES"/>
        </w:rPr>
        <w:t>Detalle</w:t>
      </w:r>
      <w:r w:rsidRPr="00915696">
        <w:rPr>
          <w:rFonts w:eastAsia="Times New Roman" w:cstheme="majorBidi"/>
          <w:b/>
          <w:bCs/>
          <w:color w:val="000000" w:themeColor="text1"/>
          <w:lang w:val="es-ES" w:eastAsia="es-ES"/>
        </w:rPr>
        <w:t>:</w:t>
      </w:r>
      <w:r w:rsidR="00A3729D">
        <w:rPr>
          <w:rFonts w:eastAsia="Times New Roman" w:cs="Arial"/>
          <w:color w:val="000000" w:themeColor="text1"/>
          <w:lang w:val="es-ES" w:eastAsia="es-ES"/>
        </w:rPr>
        <w:t xml:space="preserve"> Devuelve  las paradas más cercanas para la localidad, provincia y país que recibe como parámetro.</w:t>
      </w:r>
      <w:r w:rsidRPr="00915696">
        <w:rPr>
          <w:color w:val="000000" w:themeColor="text1"/>
          <w:lang w:val="es-ES" w:eastAsia="es-ES"/>
        </w:rPr>
        <w:t xml:space="preserve"> </w:t>
      </w:r>
    </w:p>
    <w:p w:rsidR="00953AC8" w:rsidRPr="00915696" w:rsidRDefault="00953AC8" w:rsidP="00953AC8">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953AC8" w:rsidRPr="00915696" w:rsidRDefault="00953AC8" w:rsidP="00953AC8">
      <w:pPr>
        <w:rPr>
          <w:color w:val="000000" w:themeColor="text1"/>
          <w:lang w:val="es-ES" w:eastAsia="es-ES"/>
        </w:rPr>
      </w:pPr>
      <w:r w:rsidRPr="00915696">
        <w:rPr>
          <w:color w:val="000000" w:themeColor="text1"/>
          <w:lang w:val="es-ES" w:eastAsia="es-ES"/>
        </w:rPr>
        <w:t xml:space="preserve"> </w:t>
      </w:r>
    </w:p>
    <w:tbl>
      <w:tblPr>
        <w:tblStyle w:val="Tablaconcuadrcula"/>
        <w:tblW w:w="0" w:type="auto"/>
        <w:jc w:val="center"/>
        <w:tblLook w:val="04A0"/>
      </w:tblPr>
      <w:tblGrid>
        <w:gridCol w:w="3628"/>
        <w:gridCol w:w="1381"/>
        <w:gridCol w:w="2470"/>
      </w:tblGrid>
      <w:tr w:rsidR="008D5D3C" w:rsidRPr="00A3729D" w:rsidTr="00887706">
        <w:trPr>
          <w:jc w:val="center"/>
        </w:trPr>
        <w:tc>
          <w:tcPr>
            <w:tcW w:w="3628" w:type="dxa"/>
          </w:tcPr>
          <w:p w:rsidR="008D5D3C" w:rsidRPr="00A3729D" w:rsidRDefault="008D5D3C" w:rsidP="00A3729D">
            <w:pPr>
              <w:jc w:val="center"/>
              <w:rPr>
                <w:b/>
                <w:color w:val="000000" w:themeColor="text1"/>
                <w:lang w:eastAsia="es-ES"/>
              </w:rPr>
            </w:pPr>
            <w:r w:rsidRPr="00A3729D">
              <w:rPr>
                <w:b/>
                <w:color w:val="000000" w:themeColor="text1"/>
                <w:lang w:eastAsia="es-ES"/>
              </w:rPr>
              <w:t>Nombre parámetro</w:t>
            </w:r>
          </w:p>
        </w:tc>
        <w:tc>
          <w:tcPr>
            <w:tcW w:w="1381" w:type="dxa"/>
          </w:tcPr>
          <w:p w:rsidR="008D5D3C" w:rsidRPr="00A3729D" w:rsidRDefault="008D5D3C" w:rsidP="00A3729D">
            <w:pPr>
              <w:jc w:val="center"/>
              <w:rPr>
                <w:b/>
                <w:color w:val="000000" w:themeColor="text1"/>
                <w:lang w:eastAsia="es-ES"/>
              </w:rPr>
            </w:pPr>
            <w:r w:rsidRPr="00A3729D">
              <w:rPr>
                <w:b/>
                <w:color w:val="000000" w:themeColor="text1"/>
                <w:lang w:eastAsia="es-ES"/>
              </w:rPr>
              <w:t>Tipo parámetro</w:t>
            </w:r>
          </w:p>
        </w:tc>
        <w:tc>
          <w:tcPr>
            <w:tcW w:w="2470" w:type="dxa"/>
          </w:tcPr>
          <w:p w:rsidR="008D5D3C" w:rsidRPr="00A3729D" w:rsidRDefault="008D5D3C" w:rsidP="00A3729D">
            <w:pPr>
              <w:jc w:val="center"/>
              <w:rPr>
                <w:b/>
                <w:color w:val="000000" w:themeColor="text1"/>
                <w:lang w:eastAsia="es-ES"/>
              </w:rPr>
            </w:pPr>
            <w:r w:rsidRPr="00A3729D">
              <w:rPr>
                <w:b/>
                <w:color w:val="000000" w:themeColor="text1"/>
                <w:lang w:eastAsia="es-ES"/>
              </w:rPr>
              <w:t>Descripción</w:t>
            </w:r>
          </w:p>
        </w:tc>
      </w:tr>
      <w:tr w:rsidR="00A3729D" w:rsidRPr="00915696" w:rsidTr="00062CF0">
        <w:trPr>
          <w:jc w:val="center"/>
        </w:trPr>
        <w:tc>
          <w:tcPr>
            <w:tcW w:w="3628" w:type="dxa"/>
          </w:tcPr>
          <w:p w:rsidR="00A3729D" w:rsidRPr="00915696" w:rsidRDefault="00A3729D" w:rsidP="00062CF0">
            <w:pPr>
              <w:rPr>
                <w:color w:val="000000" w:themeColor="text1"/>
                <w:lang w:eastAsia="es-ES"/>
              </w:rPr>
            </w:pPr>
            <w:r w:rsidRPr="00915696">
              <w:rPr>
                <w:color w:val="000000" w:themeColor="text1"/>
                <w:lang w:eastAsia="es-ES"/>
              </w:rPr>
              <w:t>usuario</w:t>
            </w:r>
          </w:p>
        </w:tc>
        <w:tc>
          <w:tcPr>
            <w:tcW w:w="1381" w:type="dxa"/>
          </w:tcPr>
          <w:p w:rsidR="00A3729D" w:rsidRPr="00915696" w:rsidRDefault="00A3729D" w:rsidP="00062CF0">
            <w:pPr>
              <w:rPr>
                <w:color w:val="000000" w:themeColor="text1"/>
                <w:lang w:eastAsia="es-ES"/>
              </w:rPr>
            </w:pPr>
            <w:r w:rsidRPr="00915696">
              <w:rPr>
                <w:color w:val="000000" w:themeColor="text1"/>
                <w:lang w:eastAsia="es-ES"/>
              </w:rPr>
              <w:t>string</w:t>
            </w:r>
          </w:p>
        </w:tc>
        <w:tc>
          <w:tcPr>
            <w:tcW w:w="2470" w:type="dxa"/>
          </w:tcPr>
          <w:p w:rsidR="00A3729D" w:rsidRPr="00915696" w:rsidRDefault="00A3729D" w:rsidP="00062CF0">
            <w:pPr>
              <w:rPr>
                <w:color w:val="000000" w:themeColor="text1"/>
                <w:lang w:eastAsia="es-ES"/>
              </w:rPr>
            </w:pPr>
            <w:r w:rsidRPr="00915696">
              <w:rPr>
                <w:color w:val="000000" w:themeColor="text1"/>
                <w:lang w:eastAsia="es-ES"/>
              </w:rPr>
              <w:t>Usuario de seguridad</w:t>
            </w:r>
          </w:p>
        </w:tc>
      </w:tr>
      <w:tr w:rsidR="00A3729D" w:rsidRPr="00915696" w:rsidTr="00062CF0">
        <w:trPr>
          <w:jc w:val="center"/>
        </w:trPr>
        <w:tc>
          <w:tcPr>
            <w:tcW w:w="3628" w:type="dxa"/>
          </w:tcPr>
          <w:p w:rsidR="00A3729D" w:rsidRPr="00915696" w:rsidRDefault="00A3729D" w:rsidP="00062CF0">
            <w:pPr>
              <w:rPr>
                <w:color w:val="000000" w:themeColor="text1"/>
                <w:lang w:eastAsia="es-ES"/>
              </w:rPr>
            </w:pPr>
            <w:r w:rsidRPr="00915696">
              <w:rPr>
                <w:color w:val="000000" w:themeColor="text1"/>
                <w:lang w:eastAsia="es-ES"/>
              </w:rPr>
              <w:t>clave</w:t>
            </w:r>
          </w:p>
        </w:tc>
        <w:tc>
          <w:tcPr>
            <w:tcW w:w="1381" w:type="dxa"/>
          </w:tcPr>
          <w:p w:rsidR="00A3729D" w:rsidRPr="00915696" w:rsidRDefault="00A3729D" w:rsidP="00062CF0">
            <w:pPr>
              <w:rPr>
                <w:color w:val="000000" w:themeColor="text1"/>
                <w:lang w:eastAsia="es-ES"/>
              </w:rPr>
            </w:pPr>
            <w:r w:rsidRPr="00915696">
              <w:rPr>
                <w:color w:val="000000" w:themeColor="text1"/>
                <w:lang w:eastAsia="es-ES"/>
              </w:rPr>
              <w:t>string</w:t>
            </w:r>
          </w:p>
        </w:tc>
        <w:tc>
          <w:tcPr>
            <w:tcW w:w="2470" w:type="dxa"/>
          </w:tcPr>
          <w:p w:rsidR="00A3729D" w:rsidRPr="00915696" w:rsidRDefault="00A3729D" w:rsidP="00062CF0">
            <w:pPr>
              <w:rPr>
                <w:color w:val="000000" w:themeColor="text1"/>
                <w:lang w:eastAsia="es-ES"/>
              </w:rPr>
            </w:pPr>
            <w:r w:rsidRPr="00915696">
              <w:rPr>
                <w:color w:val="000000" w:themeColor="text1"/>
                <w:lang w:eastAsia="es-ES"/>
              </w:rPr>
              <w:t>Clave de seguridad</w:t>
            </w:r>
          </w:p>
        </w:tc>
      </w:tr>
      <w:tr w:rsidR="008D5D3C" w:rsidRPr="00915696" w:rsidTr="00887706">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latitud</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double</w:t>
            </w:r>
          </w:p>
        </w:tc>
        <w:tc>
          <w:tcPr>
            <w:tcW w:w="2470" w:type="dxa"/>
          </w:tcPr>
          <w:p w:rsidR="008D5D3C" w:rsidRPr="00915696" w:rsidRDefault="008D5D3C" w:rsidP="0032324B">
            <w:pPr>
              <w:rPr>
                <w:color w:val="000000" w:themeColor="text1"/>
                <w:lang w:eastAsia="es-ES"/>
              </w:rPr>
            </w:pPr>
            <w:r w:rsidRPr="00915696">
              <w:rPr>
                <w:color w:val="000000" w:themeColor="text1"/>
                <w:lang w:eastAsia="es-ES"/>
              </w:rPr>
              <w:t>Latitud con signo</w:t>
            </w:r>
          </w:p>
        </w:tc>
      </w:tr>
      <w:tr w:rsidR="008D5D3C" w:rsidRPr="00915696" w:rsidTr="00887706">
        <w:trPr>
          <w:jc w:val="center"/>
        </w:trPr>
        <w:tc>
          <w:tcPr>
            <w:tcW w:w="3628" w:type="dxa"/>
          </w:tcPr>
          <w:p w:rsidR="008D5D3C" w:rsidRPr="00915696" w:rsidRDefault="008D5D3C" w:rsidP="0032324B">
            <w:pPr>
              <w:rPr>
                <w:color w:val="000000" w:themeColor="text1"/>
                <w:lang w:eastAsia="es-ES"/>
              </w:rPr>
            </w:pPr>
            <w:r w:rsidRPr="00915696">
              <w:rPr>
                <w:color w:val="000000" w:themeColor="text1"/>
                <w:lang w:eastAsia="es-ES"/>
              </w:rPr>
              <w:t>longitud</w:t>
            </w:r>
          </w:p>
        </w:tc>
        <w:tc>
          <w:tcPr>
            <w:tcW w:w="1381" w:type="dxa"/>
          </w:tcPr>
          <w:p w:rsidR="008D5D3C" w:rsidRPr="00915696" w:rsidRDefault="008D5D3C" w:rsidP="0032324B">
            <w:pPr>
              <w:rPr>
                <w:color w:val="000000" w:themeColor="text1"/>
                <w:lang w:eastAsia="es-ES"/>
              </w:rPr>
            </w:pPr>
            <w:r w:rsidRPr="00915696">
              <w:rPr>
                <w:color w:val="000000" w:themeColor="text1"/>
                <w:lang w:eastAsia="es-ES"/>
              </w:rPr>
              <w:t>double</w:t>
            </w:r>
          </w:p>
        </w:tc>
        <w:tc>
          <w:tcPr>
            <w:tcW w:w="2470" w:type="dxa"/>
          </w:tcPr>
          <w:p w:rsidR="008D5D3C" w:rsidRPr="00915696" w:rsidRDefault="008D5D3C" w:rsidP="0032324B">
            <w:pPr>
              <w:rPr>
                <w:color w:val="000000" w:themeColor="text1"/>
                <w:lang w:eastAsia="es-ES"/>
              </w:rPr>
            </w:pPr>
            <w:r w:rsidRPr="00915696">
              <w:rPr>
                <w:color w:val="000000" w:themeColor="text1"/>
                <w:lang w:eastAsia="es-ES"/>
              </w:rPr>
              <w:t>Longitud con signo</w:t>
            </w:r>
          </w:p>
        </w:tc>
      </w:tr>
      <w:tr w:rsidR="008D5D3C" w:rsidRPr="00915696" w:rsidTr="00887706">
        <w:trPr>
          <w:jc w:val="center"/>
        </w:trPr>
        <w:tc>
          <w:tcPr>
            <w:tcW w:w="3628" w:type="dxa"/>
          </w:tcPr>
          <w:p w:rsidR="008D5D3C" w:rsidRPr="00915696" w:rsidRDefault="00A3729D" w:rsidP="0032324B">
            <w:pPr>
              <w:rPr>
                <w:color w:val="000000" w:themeColor="text1"/>
                <w:lang w:eastAsia="es-ES"/>
              </w:rPr>
            </w:pPr>
            <w:r>
              <w:rPr>
                <w:color w:val="000000" w:themeColor="text1"/>
                <w:lang w:eastAsia="es-ES"/>
              </w:rPr>
              <w:t>listaCodigosEmpresa</w:t>
            </w:r>
          </w:p>
        </w:tc>
        <w:tc>
          <w:tcPr>
            <w:tcW w:w="1381" w:type="dxa"/>
          </w:tcPr>
          <w:p w:rsidR="008D5D3C" w:rsidRPr="00915696" w:rsidRDefault="00A3729D" w:rsidP="0032324B">
            <w:pPr>
              <w:rPr>
                <w:color w:val="000000" w:themeColor="text1"/>
                <w:lang w:eastAsia="es-ES"/>
              </w:rPr>
            </w:pPr>
            <w:r>
              <w:rPr>
                <w:color w:val="000000" w:themeColor="text1"/>
                <w:lang w:eastAsia="es-ES"/>
              </w:rPr>
              <w:t>string</w:t>
            </w:r>
          </w:p>
        </w:tc>
        <w:tc>
          <w:tcPr>
            <w:tcW w:w="2470" w:type="dxa"/>
          </w:tcPr>
          <w:p w:rsidR="008D5D3C" w:rsidRPr="00915696" w:rsidRDefault="00A3729D" w:rsidP="0032324B">
            <w:pPr>
              <w:rPr>
                <w:color w:val="000000" w:themeColor="text1"/>
                <w:lang w:eastAsia="es-ES"/>
              </w:rPr>
            </w:pPr>
            <w:r>
              <w:rPr>
                <w:color w:val="000000" w:themeColor="text1"/>
                <w:lang w:eastAsia="es-ES"/>
              </w:rPr>
              <w:t>Lista de códigos de empresa</w:t>
            </w:r>
            <w:r w:rsidR="00C53AD9">
              <w:rPr>
                <w:color w:val="000000" w:themeColor="text1"/>
                <w:lang w:eastAsia="es-ES"/>
              </w:rPr>
              <w:t>s</w:t>
            </w:r>
          </w:p>
        </w:tc>
      </w:tr>
      <w:tr w:rsidR="008D5D3C" w:rsidRPr="00915696" w:rsidTr="00887706">
        <w:trPr>
          <w:jc w:val="center"/>
        </w:trPr>
        <w:tc>
          <w:tcPr>
            <w:tcW w:w="3628" w:type="dxa"/>
          </w:tcPr>
          <w:p w:rsidR="008D5D3C" w:rsidRPr="00915696" w:rsidRDefault="00A3729D" w:rsidP="0032324B">
            <w:pPr>
              <w:rPr>
                <w:color w:val="000000" w:themeColor="text1"/>
                <w:lang w:eastAsia="es-ES"/>
              </w:rPr>
            </w:pPr>
            <w:r>
              <w:rPr>
                <w:color w:val="000000" w:themeColor="text1"/>
                <w:lang w:eastAsia="es-ES"/>
              </w:rPr>
              <w:t>descripcionProvincia</w:t>
            </w:r>
          </w:p>
        </w:tc>
        <w:tc>
          <w:tcPr>
            <w:tcW w:w="1381" w:type="dxa"/>
          </w:tcPr>
          <w:p w:rsidR="008D5D3C" w:rsidRPr="00915696" w:rsidRDefault="00A3729D" w:rsidP="0032324B">
            <w:pPr>
              <w:rPr>
                <w:color w:val="000000" w:themeColor="text1"/>
                <w:lang w:eastAsia="es-ES"/>
              </w:rPr>
            </w:pPr>
            <w:r>
              <w:rPr>
                <w:color w:val="000000" w:themeColor="text1"/>
                <w:lang w:eastAsia="es-ES"/>
              </w:rPr>
              <w:t>String</w:t>
            </w:r>
          </w:p>
        </w:tc>
        <w:tc>
          <w:tcPr>
            <w:tcW w:w="2470" w:type="dxa"/>
          </w:tcPr>
          <w:p w:rsidR="008D5D3C" w:rsidRPr="00915696" w:rsidRDefault="00B4498F" w:rsidP="0032324B">
            <w:pPr>
              <w:rPr>
                <w:color w:val="000000" w:themeColor="text1"/>
                <w:lang w:eastAsia="es-ES"/>
              </w:rPr>
            </w:pPr>
            <w:r>
              <w:rPr>
                <w:color w:val="000000" w:themeColor="text1"/>
                <w:lang w:eastAsia="es-ES"/>
              </w:rPr>
              <w:t>Descripción de provincia</w:t>
            </w:r>
          </w:p>
        </w:tc>
      </w:tr>
      <w:tr w:rsidR="008D5D3C" w:rsidRPr="00915696" w:rsidTr="00887706">
        <w:trPr>
          <w:jc w:val="center"/>
        </w:trPr>
        <w:tc>
          <w:tcPr>
            <w:tcW w:w="3628" w:type="dxa"/>
          </w:tcPr>
          <w:p w:rsidR="008D5D3C" w:rsidRPr="00915696" w:rsidRDefault="00A3729D" w:rsidP="0032324B">
            <w:pPr>
              <w:rPr>
                <w:color w:val="000000" w:themeColor="text1"/>
                <w:lang w:eastAsia="es-ES"/>
              </w:rPr>
            </w:pPr>
            <w:r>
              <w:rPr>
                <w:color w:val="000000" w:themeColor="text1"/>
                <w:lang w:eastAsia="es-ES"/>
              </w:rPr>
              <w:t>descripcionPais</w:t>
            </w:r>
          </w:p>
        </w:tc>
        <w:tc>
          <w:tcPr>
            <w:tcW w:w="1381" w:type="dxa"/>
          </w:tcPr>
          <w:p w:rsidR="008D5D3C" w:rsidRPr="00915696" w:rsidRDefault="00A3729D" w:rsidP="0032324B">
            <w:pPr>
              <w:rPr>
                <w:color w:val="000000" w:themeColor="text1"/>
                <w:lang w:eastAsia="es-ES"/>
              </w:rPr>
            </w:pPr>
            <w:r>
              <w:rPr>
                <w:color w:val="000000" w:themeColor="text1"/>
                <w:lang w:eastAsia="es-ES"/>
              </w:rPr>
              <w:t>string</w:t>
            </w:r>
          </w:p>
        </w:tc>
        <w:tc>
          <w:tcPr>
            <w:tcW w:w="2470" w:type="dxa"/>
          </w:tcPr>
          <w:p w:rsidR="008D5D3C" w:rsidRPr="00915696" w:rsidRDefault="00B4498F" w:rsidP="0032324B">
            <w:pPr>
              <w:rPr>
                <w:color w:val="000000" w:themeColor="text1"/>
                <w:lang w:eastAsia="es-ES"/>
              </w:rPr>
            </w:pPr>
            <w:r>
              <w:rPr>
                <w:color w:val="000000" w:themeColor="text1"/>
                <w:lang w:eastAsia="es-ES"/>
              </w:rPr>
              <w:t>Descripción de país</w:t>
            </w:r>
          </w:p>
        </w:tc>
      </w:tr>
      <w:tr w:rsidR="00B4498F" w:rsidRPr="00915696" w:rsidTr="00062CF0">
        <w:trPr>
          <w:jc w:val="center"/>
        </w:trPr>
        <w:tc>
          <w:tcPr>
            <w:tcW w:w="3628" w:type="dxa"/>
          </w:tcPr>
          <w:p w:rsidR="00B4498F" w:rsidRPr="00AD63E8" w:rsidRDefault="00B4498F"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rsidR="00B4498F" w:rsidRDefault="00B4498F"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B4498F" w:rsidRPr="00AD63E8" w:rsidRDefault="00B4498F"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rsidR="00953AC8" w:rsidRPr="00915696" w:rsidRDefault="00953AC8" w:rsidP="00953AC8">
      <w:pPr>
        <w:rPr>
          <w:color w:val="000000" w:themeColor="text1"/>
          <w:lang w:val="es-ES" w:eastAsia="es-ES"/>
        </w:rPr>
      </w:pPr>
    </w:p>
    <w:p w:rsidR="00F8598E" w:rsidRPr="00915696" w:rsidRDefault="00F8598E" w:rsidP="00F8598E">
      <w:pPr>
        <w:rPr>
          <w:i/>
          <w:color w:val="000000" w:themeColor="text1"/>
          <w:lang w:val="es-ES" w:eastAsia="es-ES"/>
        </w:rPr>
      </w:pPr>
      <w:r w:rsidRPr="00915696">
        <w:rPr>
          <w:rFonts w:eastAsiaTheme="majorEastAsia" w:cstheme="majorBidi"/>
          <w:b/>
          <w:bCs/>
          <w:i/>
          <w:color w:val="000000" w:themeColor="text1"/>
          <w:lang w:val="es-ES"/>
        </w:rPr>
        <w:t>Parámetros que devuelve:</w:t>
      </w:r>
      <w:r w:rsidR="00D601C2">
        <w:rPr>
          <w:rFonts w:eastAsiaTheme="majorEastAsia" w:cstheme="majorBidi"/>
          <w:b/>
          <w:bCs/>
          <w:i/>
          <w:color w:val="000000" w:themeColor="text1"/>
          <w:lang w:val="es-ES"/>
        </w:rPr>
        <w:t xml:space="preserve"> string</w:t>
      </w:r>
    </w:p>
    <w:p w:rsidR="00C816C7" w:rsidRPr="00BC22A4" w:rsidRDefault="00C816C7" w:rsidP="00C816C7">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lastRenderedPageBreak/>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rsidR="00C816C7"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principal usuario</w:t>
      </w:r>
    </w:p>
    <w:p w:rsidR="00C816C7"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intersección usuario</w:t>
      </w:r>
    </w:p>
    <w:p w:rsidR="00C816C7"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C816C7" w:rsidRDefault="00C816C7" w:rsidP="00C816C7">
      <w:pPr>
        <w:rPr>
          <w:i/>
          <w:color w:val="000000" w:themeColor="text1"/>
          <w:lang w:val="es-ES" w:eastAsia="es-ES"/>
        </w:rPr>
      </w:pPr>
    </w:p>
    <w:p w:rsidR="00C816C7" w:rsidRPr="00897B9B" w:rsidRDefault="00C816C7" w:rsidP="00C816C7">
      <w:pPr>
        <w:spacing w:before="136" w:after="100" w:afterAutospacing="1" w:line="240" w:lineRule="auto"/>
        <w:rPr>
          <w:i/>
        </w:rPr>
      </w:pPr>
      <w:r w:rsidRPr="00897B9B">
        <w:rPr>
          <w:b/>
          <w:i/>
          <w:u w:val="single"/>
        </w:rPr>
        <w:t xml:space="preserve">Devoluciones con error: </w:t>
      </w:r>
    </w:p>
    <w:p w:rsidR="00C816C7" w:rsidRPr="004877A4"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localidad y provincia</w:t>
      </w:r>
    </w:p>
    <w:p w:rsidR="00C816C7"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915696" w:rsidRPr="00915696" w:rsidRDefault="00915696" w:rsidP="00F8598E">
      <w:pPr>
        <w:pStyle w:val="Prrafodelista"/>
        <w:ind w:left="2160"/>
        <w:rPr>
          <w:color w:val="000000" w:themeColor="text1"/>
          <w:lang w:val="es-ES" w:eastAsia="es-ES"/>
        </w:rPr>
      </w:pPr>
    </w:p>
    <w:p w:rsidR="00915696" w:rsidRPr="00061C93" w:rsidRDefault="005312E5" w:rsidP="00061C93">
      <w:pPr>
        <w:pStyle w:val="Prrafodelista"/>
        <w:keepNext/>
        <w:keepLines/>
        <w:numPr>
          <w:ilvl w:val="0"/>
          <w:numId w:val="22"/>
        </w:numPr>
        <w:spacing w:before="200"/>
        <w:outlineLvl w:val="1"/>
        <w:rPr>
          <w:rFonts w:ascii="Verdana" w:eastAsia="Times New Roman" w:hAnsi="Verdana" w:cstheme="majorBidi"/>
          <w:b/>
          <w:bCs/>
          <w:color w:val="548DD4" w:themeColor="text2" w:themeTint="99"/>
          <w:sz w:val="24"/>
          <w:szCs w:val="24"/>
        </w:rPr>
      </w:pPr>
      <w:hyperlink r:id="rId18" w:history="1">
        <w:r w:rsidR="00D601C2" w:rsidRPr="00061C93">
          <w:rPr>
            <w:rStyle w:val="Hipervnculo"/>
            <w:rFonts w:ascii="Verdana" w:hAnsi="Verdana"/>
            <w:b/>
            <w:color w:val="548DD4" w:themeColor="text2" w:themeTint="99"/>
            <w:sz w:val="24"/>
            <w:szCs w:val="24"/>
            <w:u w:val="none"/>
          </w:rPr>
          <w:t>RecuperarParadasPorLineaCalleEInterseccion</w:t>
        </w:r>
      </w:hyperlink>
    </w:p>
    <w:p w:rsidR="00915696" w:rsidRPr="00915696" w:rsidRDefault="00915696" w:rsidP="00915696">
      <w:pPr>
        <w:rPr>
          <w:color w:val="000000" w:themeColor="text1"/>
        </w:rPr>
      </w:pPr>
      <w:r w:rsidRPr="00915696">
        <w:rPr>
          <w:rFonts w:eastAsia="Times New Roman" w:cstheme="majorBidi"/>
          <w:b/>
          <w:bCs/>
          <w:i/>
          <w:color w:val="000000" w:themeColor="text1"/>
        </w:rPr>
        <w:t>Descripción</w:t>
      </w:r>
      <w:r w:rsidRPr="00915696">
        <w:rPr>
          <w:rFonts w:eastAsia="Times New Roman" w:cstheme="majorBidi"/>
          <w:b/>
          <w:bCs/>
          <w:color w:val="000000" w:themeColor="text1"/>
          <w:sz w:val="26"/>
          <w:szCs w:val="26"/>
        </w:rPr>
        <w:t>:</w:t>
      </w:r>
      <w:r w:rsidRPr="00915696">
        <w:rPr>
          <w:rFonts w:eastAsia="Times New Roman" w:cs="Arial"/>
          <w:color w:val="000000" w:themeColor="text1"/>
        </w:rPr>
        <w:t xml:space="preserve"> </w:t>
      </w:r>
      <w:r w:rsidR="00D601C2">
        <w:rPr>
          <w:color w:val="000000" w:themeColor="text1"/>
        </w:rPr>
        <w:t>Devuelve las paradas para la línea, calle e intersección que recibe como parámetros.</w:t>
      </w:r>
      <w:r w:rsidRPr="00915696">
        <w:rPr>
          <w:color w:val="000000" w:themeColor="text1"/>
        </w:rPr>
        <w:t xml:space="preserve"> </w:t>
      </w:r>
    </w:p>
    <w:p w:rsidR="00915696" w:rsidRPr="00915696" w:rsidRDefault="00915696" w:rsidP="00915696">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tbl>
      <w:tblPr>
        <w:tblStyle w:val="Tablaconcuadrcula"/>
        <w:tblW w:w="0" w:type="auto"/>
        <w:jc w:val="center"/>
        <w:tblLook w:val="04A0"/>
      </w:tblPr>
      <w:tblGrid>
        <w:gridCol w:w="3628"/>
        <w:gridCol w:w="1381"/>
        <w:gridCol w:w="2470"/>
      </w:tblGrid>
      <w:tr w:rsidR="00FE6DDC" w:rsidRPr="00915696" w:rsidTr="00E175F0">
        <w:trPr>
          <w:jc w:val="center"/>
        </w:trPr>
        <w:tc>
          <w:tcPr>
            <w:tcW w:w="3628" w:type="dxa"/>
          </w:tcPr>
          <w:p w:rsidR="00FE6DDC" w:rsidRPr="00915696" w:rsidRDefault="00915696" w:rsidP="00AA48EE">
            <w:pPr>
              <w:rPr>
                <w:rFonts w:eastAsiaTheme="minorEastAsia"/>
                <w:b/>
                <w:color w:val="000000" w:themeColor="text1"/>
              </w:rPr>
            </w:pPr>
            <w:r w:rsidRPr="00915696">
              <w:rPr>
                <w:color w:val="000000" w:themeColor="text1"/>
              </w:rPr>
              <w:t xml:space="preserve"> </w:t>
            </w:r>
            <w:r w:rsidR="00FE6DDC" w:rsidRPr="00915696">
              <w:rPr>
                <w:rFonts w:eastAsiaTheme="minorEastAsia"/>
                <w:b/>
                <w:color w:val="000000" w:themeColor="text1"/>
              </w:rPr>
              <w:t>Nombre parámetro</w:t>
            </w:r>
          </w:p>
        </w:tc>
        <w:tc>
          <w:tcPr>
            <w:tcW w:w="1381" w:type="dxa"/>
          </w:tcPr>
          <w:p w:rsidR="00FE6DDC" w:rsidRPr="00915696" w:rsidRDefault="00FE6DDC" w:rsidP="00AA48EE">
            <w:pPr>
              <w:rPr>
                <w:rFonts w:eastAsiaTheme="minorEastAsia"/>
                <w:b/>
                <w:color w:val="000000" w:themeColor="text1"/>
              </w:rPr>
            </w:pPr>
            <w:r w:rsidRPr="00915696">
              <w:rPr>
                <w:rFonts w:eastAsiaTheme="minorEastAsia"/>
                <w:b/>
                <w:color w:val="000000" w:themeColor="text1"/>
              </w:rPr>
              <w:t>Tipo parámetro</w:t>
            </w:r>
          </w:p>
        </w:tc>
        <w:tc>
          <w:tcPr>
            <w:tcW w:w="2470" w:type="dxa"/>
          </w:tcPr>
          <w:p w:rsidR="00FE6DDC" w:rsidRPr="00915696" w:rsidRDefault="00FE6DDC" w:rsidP="00AA48EE">
            <w:pPr>
              <w:rPr>
                <w:rFonts w:eastAsiaTheme="minorEastAsia"/>
                <w:b/>
                <w:color w:val="000000" w:themeColor="text1"/>
              </w:rPr>
            </w:pPr>
            <w:r w:rsidRPr="00915696">
              <w:rPr>
                <w:rFonts w:eastAsiaTheme="minorEastAsia"/>
                <w:b/>
                <w:color w:val="000000" w:themeColor="text1"/>
              </w:rPr>
              <w:t>Descripción</w:t>
            </w:r>
          </w:p>
        </w:tc>
      </w:tr>
      <w:tr w:rsidR="00FE6DDC" w:rsidRPr="00915696" w:rsidTr="00062CF0">
        <w:trPr>
          <w:jc w:val="center"/>
        </w:trPr>
        <w:tc>
          <w:tcPr>
            <w:tcW w:w="3628" w:type="dxa"/>
          </w:tcPr>
          <w:p w:rsidR="00FE6DDC" w:rsidRPr="00915696" w:rsidRDefault="00FE6DDC" w:rsidP="00062CF0">
            <w:pPr>
              <w:rPr>
                <w:color w:val="000000" w:themeColor="text1"/>
                <w:lang w:eastAsia="es-ES"/>
              </w:rPr>
            </w:pPr>
            <w:r w:rsidRPr="00915696">
              <w:rPr>
                <w:color w:val="000000" w:themeColor="text1"/>
                <w:lang w:eastAsia="es-ES"/>
              </w:rPr>
              <w:t>usuario</w:t>
            </w:r>
          </w:p>
        </w:tc>
        <w:tc>
          <w:tcPr>
            <w:tcW w:w="1381" w:type="dxa"/>
          </w:tcPr>
          <w:p w:rsidR="00FE6DDC" w:rsidRPr="00915696" w:rsidRDefault="00FE6DDC" w:rsidP="00062CF0">
            <w:pPr>
              <w:rPr>
                <w:color w:val="000000" w:themeColor="text1"/>
                <w:lang w:eastAsia="es-ES"/>
              </w:rPr>
            </w:pPr>
            <w:r w:rsidRPr="00915696">
              <w:rPr>
                <w:color w:val="000000" w:themeColor="text1"/>
                <w:lang w:eastAsia="es-ES"/>
              </w:rPr>
              <w:t>string</w:t>
            </w:r>
          </w:p>
        </w:tc>
        <w:tc>
          <w:tcPr>
            <w:tcW w:w="2470" w:type="dxa"/>
          </w:tcPr>
          <w:p w:rsidR="00FE6DDC" w:rsidRPr="00915696" w:rsidRDefault="00FE6DDC" w:rsidP="00062CF0">
            <w:pPr>
              <w:rPr>
                <w:color w:val="000000" w:themeColor="text1"/>
                <w:lang w:eastAsia="es-ES"/>
              </w:rPr>
            </w:pPr>
            <w:r w:rsidRPr="00915696">
              <w:rPr>
                <w:color w:val="000000" w:themeColor="text1"/>
                <w:lang w:eastAsia="es-ES"/>
              </w:rPr>
              <w:t>Usuario de seguridad</w:t>
            </w:r>
          </w:p>
        </w:tc>
      </w:tr>
      <w:tr w:rsidR="00FE6DDC" w:rsidRPr="00915696" w:rsidTr="00062CF0">
        <w:trPr>
          <w:jc w:val="center"/>
        </w:trPr>
        <w:tc>
          <w:tcPr>
            <w:tcW w:w="3628" w:type="dxa"/>
          </w:tcPr>
          <w:p w:rsidR="00FE6DDC" w:rsidRPr="00915696" w:rsidRDefault="00FE6DDC" w:rsidP="00062CF0">
            <w:pPr>
              <w:rPr>
                <w:color w:val="000000" w:themeColor="text1"/>
                <w:lang w:eastAsia="es-ES"/>
              </w:rPr>
            </w:pPr>
            <w:r w:rsidRPr="00915696">
              <w:rPr>
                <w:color w:val="000000" w:themeColor="text1"/>
                <w:lang w:eastAsia="es-ES"/>
              </w:rPr>
              <w:t>clave</w:t>
            </w:r>
          </w:p>
        </w:tc>
        <w:tc>
          <w:tcPr>
            <w:tcW w:w="1381" w:type="dxa"/>
          </w:tcPr>
          <w:p w:rsidR="00FE6DDC" w:rsidRPr="00915696" w:rsidRDefault="00FE6DDC" w:rsidP="00062CF0">
            <w:pPr>
              <w:rPr>
                <w:color w:val="000000" w:themeColor="text1"/>
                <w:lang w:eastAsia="es-ES"/>
              </w:rPr>
            </w:pPr>
            <w:r w:rsidRPr="00915696">
              <w:rPr>
                <w:color w:val="000000" w:themeColor="text1"/>
                <w:lang w:eastAsia="es-ES"/>
              </w:rPr>
              <w:t>string</w:t>
            </w:r>
          </w:p>
        </w:tc>
        <w:tc>
          <w:tcPr>
            <w:tcW w:w="2470" w:type="dxa"/>
          </w:tcPr>
          <w:p w:rsidR="00FE6DDC" w:rsidRPr="00915696" w:rsidRDefault="00FE6DDC" w:rsidP="00062CF0">
            <w:pPr>
              <w:rPr>
                <w:color w:val="000000" w:themeColor="text1"/>
                <w:lang w:eastAsia="es-ES"/>
              </w:rPr>
            </w:pPr>
            <w:r w:rsidRPr="00915696">
              <w:rPr>
                <w:color w:val="000000" w:themeColor="text1"/>
                <w:lang w:eastAsia="es-ES"/>
              </w:rPr>
              <w:t>Clave de seguridad</w:t>
            </w:r>
          </w:p>
        </w:tc>
      </w:tr>
      <w:tr w:rsidR="00FE6DDC" w:rsidRPr="00915696" w:rsidTr="00062CF0">
        <w:trPr>
          <w:jc w:val="center"/>
        </w:trPr>
        <w:tc>
          <w:tcPr>
            <w:tcW w:w="3628" w:type="dxa"/>
          </w:tcPr>
          <w:p w:rsidR="00FE6DDC" w:rsidRPr="00915696" w:rsidRDefault="00FE6DDC" w:rsidP="00FE6DDC">
            <w:pPr>
              <w:rPr>
                <w:color w:val="000000" w:themeColor="text1"/>
                <w:lang w:eastAsia="es-ES"/>
              </w:rPr>
            </w:pPr>
            <w:r w:rsidRPr="00915696">
              <w:rPr>
                <w:color w:val="000000" w:themeColor="text1"/>
                <w:lang w:eastAsia="es-ES"/>
              </w:rPr>
              <w:t>codigo</w:t>
            </w:r>
            <w:r>
              <w:rPr>
                <w:color w:val="000000" w:themeColor="text1"/>
                <w:lang w:eastAsia="es-ES"/>
              </w:rPr>
              <w:t>Linea</w:t>
            </w:r>
            <w:r w:rsidR="00422919">
              <w:rPr>
                <w:color w:val="000000" w:themeColor="text1"/>
                <w:lang w:eastAsia="es-ES"/>
              </w:rPr>
              <w:t>Parada</w:t>
            </w:r>
          </w:p>
        </w:tc>
        <w:tc>
          <w:tcPr>
            <w:tcW w:w="1381" w:type="dxa"/>
          </w:tcPr>
          <w:p w:rsidR="00FE6DDC" w:rsidRPr="00915696" w:rsidRDefault="00FE6DDC" w:rsidP="00062CF0">
            <w:pPr>
              <w:rPr>
                <w:color w:val="000000" w:themeColor="text1"/>
                <w:lang w:eastAsia="es-ES"/>
              </w:rPr>
            </w:pPr>
            <w:r w:rsidRPr="00915696">
              <w:rPr>
                <w:color w:val="000000" w:themeColor="text1"/>
                <w:lang w:eastAsia="es-ES"/>
              </w:rPr>
              <w:t>int</w:t>
            </w:r>
          </w:p>
        </w:tc>
        <w:tc>
          <w:tcPr>
            <w:tcW w:w="2470" w:type="dxa"/>
          </w:tcPr>
          <w:p w:rsidR="00FE6DDC" w:rsidRPr="00915696" w:rsidRDefault="00FE6DDC" w:rsidP="00FE6DDC">
            <w:pPr>
              <w:rPr>
                <w:color w:val="000000" w:themeColor="text1"/>
                <w:lang w:eastAsia="es-ES"/>
              </w:rPr>
            </w:pPr>
            <w:r w:rsidRPr="00915696">
              <w:rPr>
                <w:color w:val="000000" w:themeColor="text1"/>
                <w:lang w:eastAsia="es-ES"/>
              </w:rPr>
              <w:t xml:space="preserve">Código </w:t>
            </w:r>
            <w:r>
              <w:rPr>
                <w:color w:val="000000" w:themeColor="text1"/>
                <w:lang w:eastAsia="es-ES"/>
              </w:rPr>
              <w:t xml:space="preserve">línea </w:t>
            </w:r>
          </w:p>
        </w:tc>
      </w:tr>
      <w:tr w:rsidR="00FE6DDC" w:rsidRPr="00915696" w:rsidTr="00062CF0">
        <w:trPr>
          <w:jc w:val="center"/>
        </w:trPr>
        <w:tc>
          <w:tcPr>
            <w:tcW w:w="3628" w:type="dxa"/>
          </w:tcPr>
          <w:p w:rsidR="00FE6DDC" w:rsidRPr="00915696" w:rsidRDefault="00FE6DDC" w:rsidP="00062CF0">
            <w:pPr>
              <w:rPr>
                <w:color w:val="000000" w:themeColor="text1"/>
                <w:lang w:eastAsia="es-ES"/>
              </w:rPr>
            </w:pPr>
            <w:r w:rsidRPr="00915696">
              <w:rPr>
                <w:color w:val="000000" w:themeColor="text1"/>
                <w:lang w:eastAsia="es-ES"/>
              </w:rPr>
              <w:t>codigo</w:t>
            </w:r>
            <w:r>
              <w:rPr>
                <w:color w:val="000000" w:themeColor="text1"/>
                <w:lang w:eastAsia="es-ES"/>
              </w:rPr>
              <w:t>Calle</w:t>
            </w:r>
          </w:p>
        </w:tc>
        <w:tc>
          <w:tcPr>
            <w:tcW w:w="1381" w:type="dxa"/>
          </w:tcPr>
          <w:p w:rsidR="00FE6DDC" w:rsidRPr="00915696" w:rsidRDefault="00FE6DDC" w:rsidP="00062CF0">
            <w:pPr>
              <w:rPr>
                <w:color w:val="000000" w:themeColor="text1"/>
                <w:lang w:eastAsia="es-ES"/>
              </w:rPr>
            </w:pPr>
            <w:r w:rsidRPr="00915696">
              <w:rPr>
                <w:color w:val="000000" w:themeColor="text1"/>
                <w:lang w:eastAsia="es-ES"/>
              </w:rPr>
              <w:t>int</w:t>
            </w:r>
          </w:p>
        </w:tc>
        <w:tc>
          <w:tcPr>
            <w:tcW w:w="2470" w:type="dxa"/>
          </w:tcPr>
          <w:p w:rsidR="00FE6DDC" w:rsidRPr="00915696" w:rsidRDefault="00FE6DDC" w:rsidP="00062CF0">
            <w:pPr>
              <w:rPr>
                <w:color w:val="000000" w:themeColor="text1"/>
                <w:lang w:eastAsia="es-ES"/>
              </w:rPr>
            </w:pPr>
            <w:r w:rsidRPr="00915696">
              <w:rPr>
                <w:color w:val="000000" w:themeColor="text1"/>
                <w:lang w:eastAsia="es-ES"/>
              </w:rPr>
              <w:t xml:space="preserve">Código </w:t>
            </w:r>
            <w:r>
              <w:rPr>
                <w:color w:val="000000" w:themeColor="text1"/>
                <w:lang w:eastAsia="es-ES"/>
              </w:rPr>
              <w:t>de calle principal</w:t>
            </w:r>
          </w:p>
        </w:tc>
      </w:tr>
      <w:tr w:rsidR="00FE6DDC" w:rsidRPr="00915696" w:rsidTr="00062CF0">
        <w:trPr>
          <w:jc w:val="center"/>
        </w:trPr>
        <w:tc>
          <w:tcPr>
            <w:tcW w:w="3628" w:type="dxa"/>
          </w:tcPr>
          <w:p w:rsidR="00FE6DDC" w:rsidRPr="00915696" w:rsidRDefault="00FE6DDC" w:rsidP="00062CF0">
            <w:pPr>
              <w:rPr>
                <w:color w:val="000000" w:themeColor="text1"/>
                <w:lang w:eastAsia="es-ES"/>
              </w:rPr>
            </w:pPr>
            <w:r w:rsidRPr="00915696">
              <w:rPr>
                <w:color w:val="000000" w:themeColor="text1"/>
                <w:lang w:eastAsia="es-ES"/>
              </w:rPr>
              <w:t>codigo</w:t>
            </w:r>
            <w:r>
              <w:rPr>
                <w:color w:val="000000" w:themeColor="text1"/>
                <w:lang w:eastAsia="es-ES"/>
              </w:rPr>
              <w:t>Interseccion</w:t>
            </w:r>
          </w:p>
        </w:tc>
        <w:tc>
          <w:tcPr>
            <w:tcW w:w="1381" w:type="dxa"/>
          </w:tcPr>
          <w:p w:rsidR="00FE6DDC" w:rsidRPr="00915696" w:rsidRDefault="00FE6DDC" w:rsidP="00062CF0">
            <w:pPr>
              <w:rPr>
                <w:color w:val="000000" w:themeColor="text1"/>
                <w:lang w:eastAsia="es-ES"/>
              </w:rPr>
            </w:pPr>
            <w:r w:rsidRPr="00915696">
              <w:rPr>
                <w:color w:val="000000" w:themeColor="text1"/>
                <w:lang w:eastAsia="es-ES"/>
              </w:rPr>
              <w:t>int</w:t>
            </w:r>
          </w:p>
        </w:tc>
        <w:tc>
          <w:tcPr>
            <w:tcW w:w="2470" w:type="dxa"/>
          </w:tcPr>
          <w:p w:rsidR="00FE6DDC" w:rsidRPr="00915696" w:rsidRDefault="00FE6DDC" w:rsidP="00062CF0">
            <w:pPr>
              <w:rPr>
                <w:color w:val="000000" w:themeColor="text1"/>
                <w:lang w:eastAsia="es-ES"/>
              </w:rPr>
            </w:pPr>
            <w:r>
              <w:rPr>
                <w:color w:val="000000" w:themeColor="text1"/>
                <w:lang w:eastAsia="es-ES"/>
              </w:rPr>
              <w:t>Código de calle intersección</w:t>
            </w:r>
          </w:p>
        </w:tc>
      </w:tr>
      <w:tr w:rsidR="00FE6DDC" w:rsidRPr="00915696" w:rsidTr="00062CF0">
        <w:trPr>
          <w:jc w:val="center"/>
        </w:trPr>
        <w:tc>
          <w:tcPr>
            <w:tcW w:w="3628" w:type="dxa"/>
          </w:tcPr>
          <w:p w:rsidR="00FE6DDC" w:rsidRPr="00915696" w:rsidRDefault="00FE6DDC"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FE6DDC" w:rsidRPr="00915696" w:rsidRDefault="00FE6DDC"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FE6DDC" w:rsidRPr="00915696" w:rsidRDefault="00FE6DDC"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FE6DDC" w:rsidRPr="00915696" w:rsidTr="00062CF0">
        <w:trPr>
          <w:jc w:val="center"/>
        </w:trPr>
        <w:tc>
          <w:tcPr>
            <w:tcW w:w="3628" w:type="dxa"/>
          </w:tcPr>
          <w:p w:rsidR="00FE6DDC" w:rsidRPr="00AD63E8" w:rsidRDefault="00FE6DDC"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rsidR="00FE6DDC" w:rsidRDefault="00FE6DDC"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FE6DDC" w:rsidRPr="00AD63E8" w:rsidRDefault="00FE6DDC"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rsidR="00915696" w:rsidRPr="00915696" w:rsidRDefault="00915696" w:rsidP="00915696">
      <w:pPr>
        <w:rPr>
          <w:color w:val="000000" w:themeColor="text1"/>
        </w:rPr>
      </w:pPr>
    </w:p>
    <w:p w:rsidR="00915696" w:rsidRDefault="00915696" w:rsidP="00915696">
      <w:pPr>
        <w:rPr>
          <w:rFonts w:eastAsiaTheme="majorEastAsia" w:cstheme="majorBidi"/>
          <w:b/>
          <w:bCs/>
          <w:i/>
          <w:color w:val="000000" w:themeColor="text1"/>
        </w:rPr>
      </w:pPr>
      <w:r w:rsidRPr="00915696">
        <w:rPr>
          <w:rFonts w:eastAsiaTheme="majorEastAsia" w:cstheme="majorBidi"/>
          <w:b/>
          <w:bCs/>
          <w:i/>
          <w:color w:val="000000" w:themeColor="text1"/>
        </w:rPr>
        <w:t>Parámetros que devuelve:</w:t>
      </w:r>
      <w:r w:rsidR="00956A4D">
        <w:rPr>
          <w:rFonts w:eastAsiaTheme="majorEastAsia" w:cstheme="majorBidi"/>
          <w:b/>
          <w:bCs/>
          <w:i/>
          <w:color w:val="000000" w:themeColor="text1"/>
        </w:rPr>
        <w:t xml:space="preserve"> string</w:t>
      </w:r>
    </w:p>
    <w:p w:rsidR="00C816C7" w:rsidRPr="00BC22A4" w:rsidRDefault="00C816C7" w:rsidP="00C816C7">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rsidR="00C816C7" w:rsidRPr="00773244" w:rsidRDefault="00C816C7" w:rsidP="00C816C7">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rsidR="00C816C7" w:rsidRDefault="00C816C7" w:rsidP="00C816C7">
      <w:pPr>
        <w:rPr>
          <w:i/>
          <w:color w:val="000000" w:themeColor="text1"/>
          <w:lang w:val="es-ES" w:eastAsia="es-ES"/>
        </w:rPr>
      </w:pPr>
    </w:p>
    <w:p w:rsidR="00C816C7" w:rsidRPr="00897B9B" w:rsidRDefault="00C816C7" w:rsidP="00C816C7">
      <w:pPr>
        <w:spacing w:before="136" w:after="100" w:afterAutospacing="1" w:line="240" w:lineRule="auto"/>
        <w:rPr>
          <w:i/>
        </w:rPr>
      </w:pPr>
      <w:r w:rsidRPr="00897B9B">
        <w:rPr>
          <w:b/>
          <w:i/>
          <w:u w:val="single"/>
        </w:rPr>
        <w:lastRenderedPageBreak/>
        <w:t xml:space="preserve">Devoluciones con error: </w:t>
      </w:r>
    </w:p>
    <w:p w:rsidR="00C816C7" w:rsidRPr="004877A4"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línea, calle e intersección</w:t>
      </w:r>
    </w:p>
    <w:p w:rsidR="00C816C7" w:rsidRDefault="00C816C7" w:rsidP="00C816C7">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956A4D" w:rsidRPr="00915696" w:rsidRDefault="00956A4D" w:rsidP="00915696">
      <w:pPr>
        <w:rPr>
          <w:i/>
          <w:color w:val="000000" w:themeColor="text1"/>
        </w:rPr>
      </w:pPr>
    </w:p>
    <w:p w:rsidR="00915696" w:rsidRPr="00061C93" w:rsidRDefault="005312E5" w:rsidP="00061C93">
      <w:pPr>
        <w:pStyle w:val="Prrafodelista"/>
        <w:keepNext/>
        <w:keepLines/>
        <w:numPr>
          <w:ilvl w:val="0"/>
          <w:numId w:val="22"/>
        </w:numPr>
        <w:spacing w:before="200"/>
        <w:outlineLvl w:val="1"/>
        <w:rPr>
          <w:rFonts w:ascii="Verdana" w:eastAsia="Times New Roman" w:hAnsi="Verdana" w:cstheme="majorBidi"/>
          <w:b/>
          <w:bCs/>
          <w:color w:val="548DD4" w:themeColor="text2" w:themeTint="99"/>
          <w:sz w:val="24"/>
          <w:szCs w:val="24"/>
        </w:rPr>
      </w:pPr>
      <w:hyperlink r:id="rId19" w:history="1">
        <w:r w:rsidR="00A11A37" w:rsidRPr="00061C93">
          <w:rPr>
            <w:rStyle w:val="Hipervnculo"/>
            <w:rFonts w:ascii="Verdana" w:hAnsi="Verdana"/>
            <w:b/>
            <w:color w:val="548DD4" w:themeColor="text2" w:themeTint="99"/>
            <w:sz w:val="24"/>
            <w:szCs w:val="24"/>
            <w:u w:val="none"/>
          </w:rPr>
          <w:t>RecuperarParadasPorLineaParaCuandoLlega</w:t>
        </w:r>
      </w:hyperlink>
    </w:p>
    <w:p w:rsidR="00915696" w:rsidRPr="00915696" w:rsidRDefault="00915696" w:rsidP="00915696">
      <w:pPr>
        <w:rPr>
          <w:color w:val="000000" w:themeColor="text1"/>
        </w:rPr>
      </w:pPr>
      <w:r w:rsidRPr="00915696">
        <w:rPr>
          <w:rFonts w:eastAsia="Times New Roman" w:cstheme="majorBidi"/>
          <w:b/>
          <w:bCs/>
          <w:i/>
          <w:color w:val="000000" w:themeColor="text1"/>
        </w:rPr>
        <w:t>Detalle</w:t>
      </w:r>
      <w:r w:rsidRPr="00915696">
        <w:rPr>
          <w:rFonts w:eastAsia="Times New Roman" w:cstheme="majorBidi"/>
          <w:b/>
          <w:bCs/>
          <w:color w:val="000000" w:themeColor="text1"/>
          <w:sz w:val="26"/>
          <w:szCs w:val="26"/>
        </w:rPr>
        <w:t>:</w:t>
      </w:r>
      <w:r w:rsidRPr="00915696">
        <w:rPr>
          <w:rFonts w:eastAsia="Times New Roman" w:cs="Arial"/>
          <w:color w:val="000000" w:themeColor="text1"/>
        </w:rPr>
        <w:t xml:space="preserve"> </w:t>
      </w:r>
      <w:r w:rsidR="00A11A37">
        <w:rPr>
          <w:color w:val="000000" w:themeColor="text1"/>
        </w:rPr>
        <w:t xml:space="preserve">Devuelve las paradas para la líneaParada que recibe como parámetro </w:t>
      </w:r>
      <w:r w:rsidRPr="00915696">
        <w:rPr>
          <w:color w:val="000000" w:themeColor="text1"/>
        </w:rPr>
        <w:t xml:space="preserve"> </w:t>
      </w:r>
    </w:p>
    <w:p w:rsidR="00915696" w:rsidRPr="00915696" w:rsidRDefault="00915696" w:rsidP="00915696">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p w:rsidR="00915696" w:rsidRPr="00915696" w:rsidRDefault="00915696" w:rsidP="00915696">
      <w:pPr>
        <w:rPr>
          <w:color w:val="000000" w:themeColor="text1"/>
        </w:rPr>
      </w:pPr>
      <w:r w:rsidRPr="00915696">
        <w:rPr>
          <w:color w:val="000000" w:themeColor="text1"/>
        </w:rPr>
        <w:t xml:space="preserve"> </w:t>
      </w:r>
    </w:p>
    <w:tbl>
      <w:tblPr>
        <w:tblStyle w:val="Tablaconcuadrcula"/>
        <w:tblW w:w="0" w:type="auto"/>
        <w:jc w:val="center"/>
        <w:tblLook w:val="04A0"/>
      </w:tblPr>
      <w:tblGrid>
        <w:gridCol w:w="3628"/>
        <w:gridCol w:w="1381"/>
        <w:gridCol w:w="2470"/>
      </w:tblGrid>
      <w:tr w:rsidR="00A11A37" w:rsidRPr="00915696" w:rsidTr="00A11A37">
        <w:trPr>
          <w:jc w:val="center"/>
        </w:trPr>
        <w:tc>
          <w:tcPr>
            <w:tcW w:w="3628" w:type="dxa"/>
          </w:tcPr>
          <w:p w:rsidR="00A11A37" w:rsidRPr="00915696" w:rsidRDefault="00A11A37" w:rsidP="00A11A37">
            <w:pPr>
              <w:jc w:val="center"/>
              <w:rPr>
                <w:b/>
                <w:color w:val="000000" w:themeColor="text1"/>
              </w:rPr>
            </w:pPr>
            <w:r w:rsidRPr="00915696">
              <w:rPr>
                <w:b/>
                <w:color w:val="000000" w:themeColor="text1"/>
              </w:rPr>
              <w:t>Nombre parámetro</w:t>
            </w:r>
          </w:p>
        </w:tc>
        <w:tc>
          <w:tcPr>
            <w:tcW w:w="1381" w:type="dxa"/>
          </w:tcPr>
          <w:p w:rsidR="00A11A37" w:rsidRPr="00915696" w:rsidRDefault="00A11A37" w:rsidP="00A11A37">
            <w:pPr>
              <w:jc w:val="center"/>
              <w:rPr>
                <w:b/>
                <w:color w:val="000000" w:themeColor="text1"/>
              </w:rPr>
            </w:pPr>
            <w:r w:rsidRPr="00915696">
              <w:rPr>
                <w:b/>
                <w:color w:val="000000" w:themeColor="text1"/>
              </w:rPr>
              <w:t>Tipo parámetro</w:t>
            </w:r>
          </w:p>
        </w:tc>
        <w:tc>
          <w:tcPr>
            <w:tcW w:w="2470" w:type="dxa"/>
          </w:tcPr>
          <w:p w:rsidR="00A11A37" w:rsidRPr="00915696" w:rsidRDefault="00A11A37" w:rsidP="00A11A37">
            <w:pPr>
              <w:jc w:val="center"/>
              <w:rPr>
                <w:b/>
                <w:color w:val="000000" w:themeColor="text1"/>
              </w:rPr>
            </w:pPr>
            <w:r w:rsidRPr="00915696">
              <w:rPr>
                <w:b/>
                <w:color w:val="000000" w:themeColor="text1"/>
              </w:rPr>
              <w:t>Descripción</w:t>
            </w:r>
          </w:p>
        </w:tc>
      </w:tr>
      <w:tr w:rsidR="00A11A37" w:rsidRPr="00915696" w:rsidTr="00062CF0">
        <w:trPr>
          <w:jc w:val="center"/>
        </w:trPr>
        <w:tc>
          <w:tcPr>
            <w:tcW w:w="3628" w:type="dxa"/>
          </w:tcPr>
          <w:p w:rsidR="00A11A37" w:rsidRPr="00915696" w:rsidRDefault="00A11A37" w:rsidP="00062CF0">
            <w:pPr>
              <w:rPr>
                <w:color w:val="000000" w:themeColor="text1"/>
                <w:lang w:eastAsia="es-ES"/>
              </w:rPr>
            </w:pPr>
            <w:r w:rsidRPr="00915696">
              <w:rPr>
                <w:color w:val="000000" w:themeColor="text1"/>
                <w:lang w:eastAsia="es-ES"/>
              </w:rPr>
              <w:t>usuario</w:t>
            </w:r>
          </w:p>
        </w:tc>
        <w:tc>
          <w:tcPr>
            <w:tcW w:w="1381" w:type="dxa"/>
          </w:tcPr>
          <w:p w:rsidR="00A11A37" w:rsidRPr="00915696" w:rsidRDefault="00A11A37" w:rsidP="00062CF0">
            <w:pPr>
              <w:rPr>
                <w:color w:val="000000" w:themeColor="text1"/>
                <w:lang w:eastAsia="es-ES"/>
              </w:rPr>
            </w:pPr>
            <w:r w:rsidRPr="00915696">
              <w:rPr>
                <w:color w:val="000000" w:themeColor="text1"/>
                <w:lang w:eastAsia="es-ES"/>
              </w:rPr>
              <w:t>string</w:t>
            </w:r>
          </w:p>
        </w:tc>
        <w:tc>
          <w:tcPr>
            <w:tcW w:w="2470" w:type="dxa"/>
          </w:tcPr>
          <w:p w:rsidR="00A11A37" w:rsidRPr="00915696" w:rsidRDefault="00A11A37" w:rsidP="00062CF0">
            <w:pPr>
              <w:rPr>
                <w:color w:val="000000" w:themeColor="text1"/>
                <w:lang w:eastAsia="es-ES"/>
              </w:rPr>
            </w:pPr>
            <w:r w:rsidRPr="00915696">
              <w:rPr>
                <w:color w:val="000000" w:themeColor="text1"/>
                <w:lang w:eastAsia="es-ES"/>
              </w:rPr>
              <w:t>Usuario de seguridad</w:t>
            </w:r>
          </w:p>
        </w:tc>
      </w:tr>
      <w:tr w:rsidR="00A11A37" w:rsidRPr="00915696" w:rsidTr="00062CF0">
        <w:trPr>
          <w:jc w:val="center"/>
        </w:trPr>
        <w:tc>
          <w:tcPr>
            <w:tcW w:w="3628" w:type="dxa"/>
          </w:tcPr>
          <w:p w:rsidR="00A11A37" w:rsidRPr="00915696" w:rsidRDefault="00A11A37" w:rsidP="00062CF0">
            <w:pPr>
              <w:rPr>
                <w:color w:val="000000" w:themeColor="text1"/>
                <w:lang w:eastAsia="es-ES"/>
              </w:rPr>
            </w:pPr>
            <w:r w:rsidRPr="00915696">
              <w:rPr>
                <w:color w:val="000000" w:themeColor="text1"/>
                <w:lang w:eastAsia="es-ES"/>
              </w:rPr>
              <w:t>clave</w:t>
            </w:r>
          </w:p>
        </w:tc>
        <w:tc>
          <w:tcPr>
            <w:tcW w:w="1381" w:type="dxa"/>
          </w:tcPr>
          <w:p w:rsidR="00A11A37" w:rsidRPr="00915696" w:rsidRDefault="00A11A37" w:rsidP="00062CF0">
            <w:pPr>
              <w:rPr>
                <w:color w:val="000000" w:themeColor="text1"/>
                <w:lang w:eastAsia="es-ES"/>
              </w:rPr>
            </w:pPr>
            <w:r w:rsidRPr="00915696">
              <w:rPr>
                <w:color w:val="000000" w:themeColor="text1"/>
                <w:lang w:eastAsia="es-ES"/>
              </w:rPr>
              <w:t>string</w:t>
            </w:r>
          </w:p>
        </w:tc>
        <w:tc>
          <w:tcPr>
            <w:tcW w:w="2470" w:type="dxa"/>
          </w:tcPr>
          <w:p w:rsidR="00A11A37" w:rsidRPr="00915696" w:rsidRDefault="00A11A37" w:rsidP="00062CF0">
            <w:pPr>
              <w:rPr>
                <w:color w:val="000000" w:themeColor="text1"/>
                <w:lang w:eastAsia="es-ES"/>
              </w:rPr>
            </w:pPr>
            <w:r w:rsidRPr="00915696">
              <w:rPr>
                <w:color w:val="000000" w:themeColor="text1"/>
                <w:lang w:eastAsia="es-ES"/>
              </w:rPr>
              <w:t>Clave de seguridad</w:t>
            </w:r>
          </w:p>
        </w:tc>
      </w:tr>
      <w:tr w:rsidR="00A11A37" w:rsidRPr="00915696" w:rsidTr="00062CF0">
        <w:trPr>
          <w:jc w:val="center"/>
        </w:trPr>
        <w:tc>
          <w:tcPr>
            <w:tcW w:w="3628" w:type="dxa"/>
          </w:tcPr>
          <w:p w:rsidR="00A11A37" w:rsidRPr="00915696" w:rsidRDefault="00A11A37" w:rsidP="00062CF0">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rsidR="00A11A37" w:rsidRPr="00915696" w:rsidRDefault="00A11A37" w:rsidP="00062CF0">
            <w:pPr>
              <w:rPr>
                <w:color w:val="000000" w:themeColor="text1"/>
                <w:lang w:eastAsia="es-ES"/>
              </w:rPr>
            </w:pPr>
            <w:r w:rsidRPr="00915696">
              <w:rPr>
                <w:color w:val="000000" w:themeColor="text1"/>
                <w:lang w:eastAsia="es-ES"/>
              </w:rPr>
              <w:t>int</w:t>
            </w:r>
          </w:p>
        </w:tc>
        <w:tc>
          <w:tcPr>
            <w:tcW w:w="2470" w:type="dxa"/>
          </w:tcPr>
          <w:p w:rsidR="00A11A37" w:rsidRPr="00915696" w:rsidRDefault="00A11A37" w:rsidP="00062CF0">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A11A37" w:rsidRPr="00915696" w:rsidTr="00062CF0">
        <w:trPr>
          <w:jc w:val="center"/>
        </w:trPr>
        <w:tc>
          <w:tcPr>
            <w:tcW w:w="3628" w:type="dxa"/>
          </w:tcPr>
          <w:p w:rsidR="00A11A37" w:rsidRPr="00915696" w:rsidRDefault="00A11A37"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A11A37" w:rsidRPr="00915696" w:rsidRDefault="00A11A37"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A11A37" w:rsidRPr="00915696" w:rsidRDefault="00A11A37"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A11A37" w:rsidRPr="00915696" w:rsidTr="00062CF0">
        <w:trPr>
          <w:jc w:val="center"/>
        </w:trPr>
        <w:tc>
          <w:tcPr>
            <w:tcW w:w="3628" w:type="dxa"/>
          </w:tcPr>
          <w:p w:rsidR="00A11A37" w:rsidRPr="00AD63E8" w:rsidRDefault="00A11A37" w:rsidP="00062CF0">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rsidR="00A11A37" w:rsidRDefault="00A11A37"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A11A37" w:rsidRPr="00AD63E8" w:rsidRDefault="00A11A37" w:rsidP="00062CF0">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rsidR="00915696" w:rsidRPr="00915696" w:rsidRDefault="00915696" w:rsidP="00915696">
      <w:pPr>
        <w:rPr>
          <w:color w:val="000000" w:themeColor="text1"/>
        </w:rPr>
      </w:pPr>
    </w:p>
    <w:p w:rsidR="00915696" w:rsidRDefault="00915696" w:rsidP="00915696">
      <w:pPr>
        <w:rPr>
          <w:rFonts w:eastAsiaTheme="majorEastAsia" w:cstheme="majorBidi"/>
          <w:b/>
          <w:bCs/>
          <w:color w:val="000000" w:themeColor="text1"/>
        </w:rPr>
      </w:pPr>
      <w:r w:rsidRPr="00915696">
        <w:rPr>
          <w:rFonts w:eastAsiaTheme="majorEastAsia" w:cstheme="majorBidi"/>
          <w:b/>
          <w:bCs/>
          <w:i/>
          <w:color w:val="000000" w:themeColor="text1"/>
        </w:rPr>
        <w:t>Parámetros que devuelve</w:t>
      </w:r>
      <w:r w:rsidRPr="00915696">
        <w:rPr>
          <w:rFonts w:eastAsiaTheme="majorEastAsia" w:cstheme="majorBidi"/>
          <w:b/>
          <w:bCs/>
          <w:color w:val="000000" w:themeColor="text1"/>
        </w:rPr>
        <w:t>:</w:t>
      </w:r>
      <w:r w:rsidR="007E0286">
        <w:rPr>
          <w:rFonts w:eastAsiaTheme="majorEastAsia" w:cstheme="majorBidi"/>
          <w:b/>
          <w:bCs/>
          <w:color w:val="000000" w:themeColor="text1"/>
        </w:rPr>
        <w:t xml:space="preserve"> string</w:t>
      </w:r>
    </w:p>
    <w:p w:rsidR="008A29F1" w:rsidRPr="00BC22A4" w:rsidRDefault="008A29F1" w:rsidP="008A29F1">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rsidR="008A29F1"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principal usuario</w:t>
      </w:r>
    </w:p>
    <w:p w:rsidR="008A29F1"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calle intersección usuario</w:t>
      </w:r>
    </w:p>
    <w:p w:rsidR="008A29F1"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8A29F1" w:rsidRPr="00773244" w:rsidRDefault="008A29F1" w:rsidP="008A29F1">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8A29F1" w:rsidRDefault="008A29F1" w:rsidP="008A29F1">
      <w:pPr>
        <w:rPr>
          <w:i/>
          <w:color w:val="000000" w:themeColor="text1"/>
          <w:lang w:val="es-ES" w:eastAsia="es-ES"/>
        </w:rPr>
      </w:pPr>
    </w:p>
    <w:p w:rsidR="008A29F1" w:rsidRPr="00897B9B" w:rsidRDefault="008A29F1" w:rsidP="008A29F1">
      <w:pPr>
        <w:spacing w:before="136" w:after="100" w:afterAutospacing="1" w:line="240" w:lineRule="auto"/>
        <w:rPr>
          <w:i/>
        </w:rPr>
      </w:pPr>
      <w:r w:rsidRPr="00897B9B">
        <w:rPr>
          <w:b/>
          <w:i/>
          <w:u w:val="single"/>
        </w:rPr>
        <w:t xml:space="preserve">Devoluciones con error: </w:t>
      </w:r>
    </w:p>
    <w:p w:rsidR="008A29F1" w:rsidRPr="004877A4" w:rsidRDefault="008A29F1" w:rsidP="008A29F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línea</w:t>
      </w:r>
    </w:p>
    <w:p w:rsidR="008A29F1" w:rsidRDefault="008A29F1" w:rsidP="008A29F1">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8A29F1" w:rsidRDefault="008A29F1" w:rsidP="004401C3">
      <w:pPr>
        <w:ind w:left="708"/>
        <w:rPr>
          <w:color w:val="000000" w:themeColor="text1"/>
        </w:rPr>
      </w:pPr>
    </w:p>
    <w:p w:rsidR="00C87B48" w:rsidRPr="00915696" w:rsidRDefault="00C87B48" w:rsidP="00C87B48">
      <w:pPr>
        <w:rPr>
          <w:i/>
          <w:color w:val="000000" w:themeColor="text1"/>
        </w:rPr>
      </w:pPr>
    </w:p>
    <w:p w:rsidR="00C87B48" w:rsidRPr="00061C93" w:rsidRDefault="005312E5" w:rsidP="00061C93">
      <w:pPr>
        <w:pStyle w:val="Prrafodelista"/>
        <w:keepNext/>
        <w:keepLines/>
        <w:numPr>
          <w:ilvl w:val="0"/>
          <w:numId w:val="22"/>
        </w:numPr>
        <w:spacing w:before="200"/>
        <w:outlineLvl w:val="1"/>
        <w:rPr>
          <w:rFonts w:ascii="Verdana" w:eastAsia="Times New Roman" w:hAnsi="Verdana" w:cstheme="majorBidi"/>
          <w:b/>
          <w:bCs/>
          <w:color w:val="548DD4" w:themeColor="text2" w:themeTint="99"/>
          <w:sz w:val="24"/>
          <w:szCs w:val="24"/>
        </w:rPr>
      </w:pPr>
      <w:hyperlink r:id="rId20" w:history="1">
        <w:r w:rsidR="00C87B48" w:rsidRPr="00061C93">
          <w:rPr>
            <w:rStyle w:val="Hipervnculo"/>
            <w:rFonts w:ascii="Verdana" w:hAnsi="Verdana"/>
            <w:b/>
            <w:color w:val="548DD4" w:themeColor="text2" w:themeTint="99"/>
            <w:sz w:val="24"/>
            <w:szCs w:val="24"/>
            <w:u w:val="none"/>
          </w:rPr>
          <w:t>RecuperarParadasCompletoPorLinea</w:t>
        </w:r>
      </w:hyperlink>
    </w:p>
    <w:p w:rsidR="00C87B48" w:rsidRPr="00915696" w:rsidRDefault="00C87B48" w:rsidP="00C87B48">
      <w:pPr>
        <w:rPr>
          <w:color w:val="000000" w:themeColor="text1"/>
        </w:rPr>
      </w:pPr>
      <w:r w:rsidRPr="00915696">
        <w:rPr>
          <w:rFonts w:eastAsia="Times New Roman" w:cstheme="majorBidi"/>
          <w:b/>
          <w:bCs/>
          <w:i/>
          <w:color w:val="000000" w:themeColor="text1"/>
        </w:rPr>
        <w:t>Detalle</w:t>
      </w:r>
      <w:r w:rsidRPr="00915696">
        <w:rPr>
          <w:rFonts w:eastAsia="Times New Roman" w:cstheme="majorBidi"/>
          <w:b/>
          <w:bCs/>
          <w:color w:val="000000" w:themeColor="text1"/>
          <w:sz w:val="26"/>
          <w:szCs w:val="26"/>
        </w:rPr>
        <w:t>:</w:t>
      </w:r>
      <w:r w:rsidRPr="00915696">
        <w:rPr>
          <w:rFonts w:eastAsia="Times New Roman" w:cs="Arial"/>
          <w:color w:val="000000" w:themeColor="text1"/>
        </w:rPr>
        <w:t xml:space="preserve"> </w:t>
      </w:r>
      <w:r>
        <w:rPr>
          <w:color w:val="000000" w:themeColor="text1"/>
        </w:rPr>
        <w:t xml:space="preserve">Devuelve los datos de todas las paradas para la líneaParada que recibe como parámetro.  </w:t>
      </w:r>
      <w:r w:rsidRPr="00915696">
        <w:rPr>
          <w:color w:val="000000" w:themeColor="text1"/>
        </w:rPr>
        <w:t xml:space="preserve"> </w:t>
      </w:r>
    </w:p>
    <w:p w:rsidR="00C87B48" w:rsidRPr="00915696" w:rsidRDefault="00C87B48" w:rsidP="00C87B48">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recibe:</w:t>
      </w:r>
    </w:p>
    <w:p w:rsidR="00C87B48" w:rsidRPr="00915696" w:rsidRDefault="00C87B48" w:rsidP="00C87B48">
      <w:pPr>
        <w:rPr>
          <w:color w:val="000000" w:themeColor="text1"/>
        </w:rPr>
      </w:pPr>
      <w:r w:rsidRPr="00915696">
        <w:rPr>
          <w:color w:val="000000" w:themeColor="text1"/>
        </w:rPr>
        <w:t xml:space="preserve"> </w:t>
      </w:r>
    </w:p>
    <w:tbl>
      <w:tblPr>
        <w:tblStyle w:val="Tablaconcuadrcula"/>
        <w:tblW w:w="0" w:type="auto"/>
        <w:jc w:val="center"/>
        <w:tblLook w:val="04A0"/>
      </w:tblPr>
      <w:tblGrid>
        <w:gridCol w:w="3628"/>
        <w:gridCol w:w="1381"/>
        <w:gridCol w:w="2470"/>
      </w:tblGrid>
      <w:tr w:rsidR="00C87B48" w:rsidRPr="00915696" w:rsidTr="00C87B48">
        <w:trPr>
          <w:jc w:val="center"/>
        </w:trPr>
        <w:tc>
          <w:tcPr>
            <w:tcW w:w="3628" w:type="dxa"/>
          </w:tcPr>
          <w:p w:rsidR="00C87B48" w:rsidRPr="00915696" w:rsidRDefault="00C87B48" w:rsidP="00C87B48">
            <w:pPr>
              <w:jc w:val="center"/>
              <w:rPr>
                <w:b/>
                <w:color w:val="000000" w:themeColor="text1"/>
              </w:rPr>
            </w:pPr>
            <w:r w:rsidRPr="00915696">
              <w:rPr>
                <w:b/>
                <w:color w:val="000000" w:themeColor="text1"/>
              </w:rPr>
              <w:t>Nombre parámetro</w:t>
            </w:r>
          </w:p>
        </w:tc>
        <w:tc>
          <w:tcPr>
            <w:tcW w:w="1381" w:type="dxa"/>
          </w:tcPr>
          <w:p w:rsidR="00C87B48" w:rsidRPr="00915696" w:rsidRDefault="00C87B48" w:rsidP="00C87B48">
            <w:pPr>
              <w:jc w:val="center"/>
              <w:rPr>
                <w:b/>
                <w:color w:val="000000" w:themeColor="text1"/>
              </w:rPr>
            </w:pPr>
            <w:r w:rsidRPr="00915696">
              <w:rPr>
                <w:b/>
                <w:color w:val="000000" w:themeColor="text1"/>
              </w:rPr>
              <w:t>Tipo parámetro</w:t>
            </w:r>
          </w:p>
        </w:tc>
        <w:tc>
          <w:tcPr>
            <w:tcW w:w="2470" w:type="dxa"/>
          </w:tcPr>
          <w:p w:rsidR="00C87B48" w:rsidRPr="00915696" w:rsidRDefault="00C87B48" w:rsidP="00C87B48">
            <w:pPr>
              <w:jc w:val="center"/>
              <w:rPr>
                <w:b/>
                <w:color w:val="000000" w:themeColor="text1"/>
              </w:rPr>
            </w:pPr>
            <w:r w:rsidRPr="00915696">
              <w:rPr>
                <w:b/>
                <w:color w:val="000000" w:themeColor="text1"/>
              </w:rPr>
              <w:t>Descripción</w:t>
            </w:r>
          </w:p>
        </w:tc>
      </w:tr>
      <w:tr w:rsidR="00C87B48" w:rsidRPr="00915696" w:rsidTr="00C87B48">
        <w:trPr>
          <w:jc w:val="center"/>
        </w:trPr>
        <w:tc>
          <w:tcPr>
            <w:tcW w:w="3628" w:type="dxa"/>
          </w:tcPr>
          <w:p w:rsidR="00C87B48" w:rsidRPr="00915696" w:rsidRDefault="00C87B48" w:rsidP="00C87B48">
            <w:pPr>
              <w:rPr>
                <w:color w:val="000000" w:themeColor="text1"/>
                <w:lang w:eastAsia="es-ES"/>
              </w:rPr>
            </w:pPr>
            <w:r w:rsidRPr="00915696">
              <w:rPr>
                <w:color w:val="000000" w:themeColor="text1"/>
                <w:lang w:eastAsia="es-ES"/>
              </w:rPr>
              <w:t>usuario</w:t>
            </w:r>
          </w:p>
        </w:tc>
        <w:tc>
          <w:tcPr>
            <w:tcW w:w="1381" w:type="dxa"/>
          </w:tcPr>
          <w:p w:rsidR="00C87B48" w:rsidRPr="00915696" w:rsidRDefault="00C87B48" w:rsidP="00C87B48">
            <w:pPr>
              <w:rPr>
                <w:color w:val="000000" w:themeColor="text1"/>
                <w:lang w:eastAsia="es-ES"/>
              </w:rPr>
            </w:pPr>
            <w:r w:rsidRPr="00915696">
              <w:rPr>
                <w:color w:val="000000" w:themeColor="text1"/>
                <w:lang w:eastAsia="es-ES"/>
              </w:rPr>
              <w:t>string</w:t>
            </w:r>
          </w:p>
        </w:tc>
        <w:tc>
          <w:tcPr>
            <w:tcW w:w="2470" w:type="dxa"/>
          </w:tcPr>
          <w:p w:rsidR="00C87B48" w:rsidRPr="00915696" w:rsidRDefault="00C87B48" w:rsidP="00C87B48">
            <w:pPr>
              <w:rPr>
                <w:color w:val="000000" w:themeColor="text1"/>
                <w:lang w:eastAsia="es-ES"/>
              </w:rPr>
            </w:pPr>
            <w:r w:rsidRPr="00915696">
              <w:rPr>
                <w:color w:val="000000" w:themeColor="text1"/>
                <w:lang w:eastAsia="es-ES"/>
              </w:rPr>
              <w:t>Usuario de seguridad</w:t>
            </w:r>
          </w:p>
        </w:tc>
      </w:tr>
      <w:tr w:rsidR="00C87B48" w:rsidRPr="00915696" w:rsidTr="00C87B48">
        <w:trPr>
          <w:jc w:val="center"/>
        </w:trPr>
        <w:tc>
          <w:tcPr>
            <w:tcW w:w="3628" w:type="dxa"/>
          </w:tcPr>
          <w:p w:rsidR="00C87B48" w:rsidRPr="00915696" w:rsidRDefault="00C87B48" w:rsidP="00C87B48">
            <w:pPr>
              <w:rPr>
                <w:color w:val="000000" w:themeColor="text1"/>
                <w:lang w:eastAsia="es-ES"/>
              </w:rPr>
            </w:pPr>
            <w:r w:rsidRPr="00915696">
              <w:rPr>
                <w:color w:val="000000" w:themeColor="text1"/>
                <w:lang w:eastAsia="es-ES"/>
              </w:rPr>
              <w:t>clave</w:t>
            </w:r>
          </w:p>
        </w:tc>
        <w:tc>
          <w:tcPr>
            <w:tcW w:w="1381" w:type="dxa"/>
          </w:tcPr>
          <w:p w:rsidR="00C87B48" w:rsidRPr="00915696" w:rsidRDefault="00C87B48" w:rsidP="00C87B48">
            <w:pPr>
              <w:rPr>
                <w:color w:val="000000" w:themeColor="text1"/>
                <w:lang w:eastAsia="es-ES"/>
              </w:rPr>
            </w:pPr>
            <w:r w:rsidRPr="00915696">
              <w:rPr>
                <w:color w:val="000000" w:themeColor="text1"/>
                <w:lang w:eastAsia="es-ES"/>
              </w:rPr>
              <w:t>string</w:t>
            </w:r>
          </w:p>
        </w:tc>
        <w:tc>
          <w:tcPr>
            <w:tcW w:w="2470" w:type="dxa"/>
          </w:tcPr>
          <w:p w:rsidR="00C87B48" w:rsidRPr="00915696" w:rsidRDefault="00C87B48" w:rsidP="00C87B48">
            <w:pPr>
              <w:rPr>
                <w:color w:val="000000" w:themeColor="text1"/>
                <w:lang w:eastAsia="es-ES"/>
              </w:rPr>
            </w:pPr>
            <w:r w:rsidRPr="00915696">
              <w:rPr>
                <w:color w:val="000000" w:themeColor="text1"/>
                <w:lang w:eastAsia="es-ES"/>
              </w:rPr>
              <w:t>Clave de seguridad</w:t>
            </w:r>
          </w:p>
        </w:tc>
      </w:tr>
      <w:tr w:rsidR="00C87B48" w:rsidRPr="00915696" w:rsidTr="00C87B48">
        <w:trPr>
          <w:jc w:val="center"/>
        </w:trPr>
        <w:tc>
          <w:tcPr>
            <w:tcW w:w="3628" w:type="dxa"/>
          </w:tcPr>
          <w:p w:rsidR="00C87B48" w:rsidRPr="00915696" w:rsidRDefault="00C87B48" w:rsidP="00C87B48">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rsidR="00C87B48" w:rsidRPr="00915696" w:rsidRDefault="00C87B48" w:rsidP="00C87B48">
            <w:pPr>
              <w:rPr>
                <w:color w:val="000000" w:themeColor="text1"/>
                <w:lang w:eastAsia="es-ES"/>
              </w:rPr>
            </w:pPr>
            <w:r w:rsidRPr="00915696">
              <w:rPr>
                <w:color w:val="000000" w:themeColor="text1"/>
                <w:lang w:eastAsia="es-ES"/>
              </w:rPr>
              <w:t>int</w:t>
            </w:r>
          </w:p>
        </w:tc>
        <w:tc>
          <w:tcPr>
            <w:tcW w:w="2470" w:type="dxa"/>
          </w:tcPr>
          <w:p w:rsidR="00C87B48" w:rsidRPr="00915696" w:rsidRDefault="00C87B48" w:rsidP="00C87B48">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C87B48" w:rsidRPr="00915696" w:rsidTr="00C87B48">
        <w:trPr>
          <w:jc w:val="center"/>
        </w:trPr>
        <w:tc>
          <w:tcPr>
            <w:tcW w:w="3628" w:type="dxa"/>
          </w:tcPr>
          <w:p w:rsidR="00C87B48" w:rsidRPr="00915696" w:rsidRDefault="00C87B48" w:rsidP="00C87B48">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C87B48" w:rsidRPr="00915696" w:rsidRDefault="00C87B48" w:rsidP="00C87B48">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C87B48" w:rsidRPr="00915696" w:rsidRDefault="00C87B48" w:rsidP="00C87B48">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C87B48" w:rsidRPr="00915696" w:rsidTr="00C87B48">
        <w:trPr>
          <w:jc w:val="center"/>
        </w:trPr>
        <w:tc>
          <w:tcPr>
            <w:tcW w:w="3628" w:type="dxa"/>
          </w:tcPr>
          <w:p w:rsidR="00C87B48" w:rsidRPr="00AD63E8" w:rsidRDefault="00C87B48" w:rsidP="00C87B48">
            <w:pPr>
              <w:rPr>
                <w:rFonts w:eastAsia="Times New Roman" w:cs="Arial"/>
                <w:color w:val="000000" w:themeColor="text1"/>
                <w:lang w:eastAsia="es-ES"/>
              </w:rPr>
            </w:pPr>
            <w:r>
              <w:rPr>
                <w:rFonts w:eastAsia="Times New Roman" w:cs="Arial"/>
                <w:color w:val="000000" w:themeColor="text1"/>
                <w:lang w:eastAsia="es-ES"/>
              </w:rPr>
              <w:t>isInteligente</w:t>
            </w:r>
          </w:p>
        </w:tc>
        <w:tc>
          <w:tcPr>
            <w:tcW w:w="1381" w:type="dxa"/>
          </w:tcPr>
          <w:p w:rsidR="00C87B48" w:rsidRDefault="00C87B48" w:rsidP="00C87B48">
            <w:pPr>
              <w:rPr>
                <w:rFonts w:eastAsia="Times New Roman" w:cs="Arial"/>
                <w:color w:val="000000" w:themeColor="text1"/>
                <w:lang w:eastAsia="es-ES"/>
              </w:rPr>
            </w:pPr>
            <w:r>
              <w:rPr>
                <w:rFonts w:eastAsia="Times New Roman" w:cs="Arial"/>
                <w:color w:val="000000" w:themeColor="text1"/>
                <w:lang w:eastAsia="es-ES"/>
              </w:rPr>
              <w:t>boolean</w:t>
            </w:r>
          </w:p>
        </w:tc>
        <w:tc>
          <w:tcPr>
            <w:tcW w:w="2470" w:type="dxa"/>
          </w:tcPr>
          <w:p w:rsidR="00C87B48" w:rsidRPr="00AD63E8" w:rsidRDefault="00C87B48" w:rsidP="00C87B48">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si es </w:t>
            </w:r>
            <w:r>
              <w:rPr>
                <w:rFonts w:eastAsia="Times New Roman" w:cs="Arial"/>
                <w:color w:val="000000" w:themeColor="text1"/>
                <w:lang w:eastAsia="es-ES"/>
              </w:rPr>
              <w:t>inteligente, de lo contrario en 0.</w:t>
            </w:r>
          </w:p>
        </w:tc>
      </w:tr>
    </w:tbl>
    <w:p w:rsidR="00C87B48" w:rsidRPr="00915696" w:rsidRDefault="00C87B48" w:rsidP="00C87B48">
      <w:pPr>
        <w:rPr>
          <w:color w:val="000000" w:themeColor="text1"/>
        </w:rPr>
      </w:pPr>
    </w:p>
    <w:p w:rsidR="00C87B48" w:rsidRDefault="00C87B48" w:rsidP="00C87B48">
      <w:pPr>
        <w:rPr>
          <w:rFonts w:eastAsiaTheme="majorEastAsia" w:cstheme="majorBidi"/>
          <w:b/>
          <w:bCs/>
          <w:color w:val="000000" w:themeColor="text1"/>
        </w:rPr>
      </w:pPr>
      <w:r w:rsidRPr="00915696">
        <w:rPr>
          <w:rFonts w:eastAsiaTheme="majorEastAsia" w:cstheme="majorBidi"/>
          <w:b/>
          <w:bCs/>
          <w:i/>
          <w:color w:val="000000" w:themeColor="text1"/>
        </w:rPr>
        <w:t>Parámetros que devuelve</w:t>
      </w:r>
      <w:r w:rsidRPr="00915696">
        <w:rPr>
          <w:rFonts w:eastAsiaTheme="majorEastAsia" w:cstheme="majorBidi"/>
          <w:b/>
          <w:bCs/>
          <w:color w:val="000000" w:themeColor="text1"/>
        </w:rPr>
        <w:t>:</w:t>
      </w:r>
      <w:r>
        <w:rPr>
          <w:rFonts w:eastAsiaTheme="majorEastAsia" w:cstheme="majorBidi"/>
          <w:b/>
          <w:bCs/>
          <w:color w:val="000000" w:themeColor="text1"/>
        </w:rPr>
        <w:t xml:space="preserve"> string</w:t>
      </w:r>
    </w:p>
    <w:p w:rsidR="00C87B48" w:rsidRPr="00BC22A4" w:rsidRDefault="00C87B48" w:rsidP="00C87B48">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Paradas’</w:t>
      </w:r>
      <w:r w:rsidRPr="00BC22A4">
        <w:rPr>
          <w:rFonts w:eastAsia="Times New Roman" w:cstheme="majorBidi"/>
          <w:bCs/>
          <w:color w:val="000000" w:themeColor="text1"/>
          <w:lang w:val="es-ES" w:eastAsia="es-ES"/>
        </w:rPr>
        <w:t>:</w:t>
      </w:r>
    </w:p>
    <w:p w:rsidR="00C87B48" w:rsidRPr="00773244"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codigoParada</w:t>
      </w:r>
    </w:p>
    <w:p w:rsidR="00C87B48" w:rsidRPr="00773244"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identificador (De parada)</w:t>
      </w:r>
    </w:p>
    <w:p w:rsidR="00C87B48"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sidRPr="00773244">
        <w:rPr>
          <w:rFonts w:eastAsia="Times New Roman" w:cs="Arial"/>
          <w:color w:val="222222"/>
          <w:lang w:eastAsia="es-ES"/>
        </w:rPr>
        <w:t>descripci</w:t>
      </w:r>
      <w:r>
        <w:rPr>
          <w:rFonts w:eastAsia="Times New Roman" w:cs="Arial"/>
          <w:color w:val="222222"/>
          <w:lang w:eastAsia="es-ES"/>
        </w:rPr>
        <w:t>ó</w:t>
      </w:r>
      <w:r w:rsidRPr="00773244">
        <w:rPr>
          <w:rFonts w:eastAsia="Times New Roman" w:cs="Arial"/>
          <w:color w:val="222222"/>
          <w:lang w:eastAsia="es-ES"/>
        </w:rPr>
        <w:t>n (De parada)</w:t>
      </w:r>
    </w:p>
    <w:p w:rsidR="007906DD" w:rsidRDefault="007906DD"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Abreviatura bandera</w:t>
      </w:r>
    </w:p>
    <w:p w:rsidR="007906DD" w:rsidRPr="00773244" w:rsidRDefault="007906DD" w:rsidP="007906DD">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Abreviatura ampliada bandera</w:t>
      </w:r>
    </w:p>
    <w:p w:rsidR="00C87B48"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C87B48" w:rsidRDefault="00C87B48"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7906DD" w:rsidRPr="00773244" w:rsidRDefault="007906DD" w:rsidP="00C87B48">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Abreviatura bandera GIT</w:t>
      </w:r>
    </w:p>
    <w:p w:rsidR="00C87B48" w:rsidRDefault="00C87B48" w:rsidP="00C87B48">
      <w:pPr>
        <w:rPr>
          <w:i/>
          <w:color w:val="000000" w:themeColor="text1"/>
          <w:lang w:val="es-ES" w:eastAsia="es-ES"/>
        </w:rPr>
      </w:pPr>
    </w:p>
    <w:p w:rsidR="00C87B48" w:rsidRPr="00897B9B" w:rsidRDefault="00C87B48" w:rsidP="00C87B48">
      <w:pPr>
        <w:spacing w:before="136" w:after="100" w:afterAutospacing="1" w:line="240" w:lineRule="auto"/>
        <w:rPr>
          <w:i/>
        </w:rPr>
      </w:pPr>
      <w:r w:rsidRPr="00897B9B">
        <w:rPr>
          <w:b/>
          <w:i/>
          <w:u w:val="single"/>
        </w:rPr>
        <w:t xml:space="preserve">Devoluciones con error: </w:t>
      </w:r>
    </w:p>
    <w:p w:rsidR="00C87B48" w:rsidRPr="004877A4" w:rsidRDefault="00C87B48" w:rsidP="00C87B4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paradas para esa línea</w:t>
      </w:r>
    </w:p>
    <w:p w:rsidR="00C87B48" w:rsidRDefault="00C87B48" w:rsidP="00C87B48">
      <w:pPr>
        <w:pStyle w:val="Prrafodelista"/>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C87B48" w:rsidRPr="00915696" w:rsidRDefault="00C87B48" w:rsidP="004401C3">
      <w:pPr>
        <w:ind w:left="708"/>
        <w:rPr>
          <w:color w:val="000000" w:themeColor="text1"/>
        </w:rPr>
      </w:pPr>
    </w:p>
    <w:p w:rsidR="009646EB" w:rsidRPr="00061C93" w:rsidRDefault="005312E5" w:rsidP="00061C93">
      <w:pPr>
        <w:pStyle w:val="Prrafodelista"/>
        <w:keepNext/>
        <w:keepLines/>
        <w:numPr>
          <w:ilvl w:val="0"/>
          <w:numId w:val="22"/>
        </w:numPr>
        <w:spacing w:before="200" w:after="0"/>
        <w:outlineLvl w:val="1"/>
        <w:rPr>
          <w:rFonts w:ascii="Verdana" w:hAnsi="Verdana"/>
          <w:b/>
          <w:color w:val="548DD4" w:themeColor="text2" w:themeTint="99"/>
          <w:sz w:val="24"/>
          <w:szCs w:val="24"/>
        </w:rPr>
      </w:pPr>
      <w:hyperlink r:id="rId21" w:history="1">
        <w:r w:rsidR="009646EB" w:rsidRPr="00061C93">
          <w:rPr>
            <w:rStyle w:val="Hipervnculo"/>
            <w:rFonts w:ascii="Verdana" w:hAnsi="Verdana"/>
            <w:b/>
            <w:color w:val="548DD4" w:themeColor="text2" w:themeTint="99"/>
            <w:sz w:val="24"/>
            <w:szCs w:val="24"/>
            <w:u w:val="none"/>
          </w:rPr>
          <w:t>RecuperarProximosArribos</w:t>
        </w:r>
      </w:hyperlink>
    </w:p>
    <w:p w:rsidR="009646EB" w:rsidRPr="00915696" w:rsidRDefault="009646EB" w:rsidP="009646EB">
      <w:pPr>
        <w:rPr>
          <w:color w:val="000000" w:themeColor="text1"/>
        </w:rPr>
      </w:pPr>
      <w:r w:rsidRPr="00915696">
        <w:rPr>
          <w:rFonts w:eastAsia="Times New Roman" w:cstheme="majorBidi"/>
          <w:b/>
          <w:bCs/>
          <w:i/>
          <w:color w:val="000000" w:themeColor="text1"/>
        </w:rPr>
        <w:t>Detalle</w:t>
      </w:r>
      <w:r w:rsidRPr="00915696">
        <w:rPr>
          <w:rFonts w:eastAsia="Times New Roman" w:cstheme="majorBidi"/>
          <w:b/>
          <w:bCs/>
          <w:color w:val="000000" w:themeColor="text1"/>
        </w:rPr>
        <w:t>:</w:t>
      </w:r>
      <w:r w:rsidRPr="00915696">
        <w:rPr>
          <w:color w:val="000000" w:themeColor="text1"/>
        </w:rPr>
        <w:t xml:space="preserve"> </w:t>
      </w:r>
      <w:r>
        <w:rPr>
          <w:color w:val="000000" w:themeColor="text1"/>
        </w:rPr>
        <w:t xml:space="preserve">Devuelve los próximos arribos según los parámetros recibidos. </w:t>
      </w:r>
      <w:r w:rsidRPr="00915696">
        <w:rPr>
          <w:color w:val="000000" w:themeColor="text1"/>
        </w:rPr>
        <w:t xml:space="preserve"> </w:t>
      </w:r>
    </w:p>
    <w:p w:rsidR="009646EB" w:rsidRPr="00915696" w:rsidRDefault="009646EB" w:rsidP="009646EB">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lastRenderedPageBreak/>
        <w:t>Parámetros que recibe:</w:t>
      </w:r>
    </w:p>
    <w:p w:rsidR="009646EB" w:rsidRPr="00915696" w:rsidRDefault="009646EB" w:rsidP="009646EB">
      <w:pPr>
        <w:keepNext/>
        <w:keepLines/>
        <w:spacing w:before="200"/>
        <w:outlineLvl w:val="2"/>
        <w:rPr>
          <w:rFonts w:eastAsia="Times New Roman" w:cstheme="majorBidi"/>
          <w:b/>
          <w:bCs/>
          <w:color w:val="000000" w:themeColor="text1"/>
        </w:rPr>
      </w:pPr>
    </w:p>
    <w:tbl>
      <w:tblPr>
        <w:tblStyle w:val="Tablaconcuadrcula"/>
        <w:tblW w:w="0" w:type="auto"/>
        <w:jc w:val="center"/>
        <w:tblLook w:val="04A0"/>
      </w:tblPr>
      <w:tblGrid>
        <w:gridCol w:w="3628"/>
        <w:gridCol w:w="1381"/>
        <w:gridCol w:w="1855"/>
        <w:gridCol w:w="40"/>
      </w:tblGrid>
      <w:tr w:rsidR="009646EB" w:rsidRPr="00915696" w:rsidTr="0010586F">
        <w:trPr>
          <w:gridAfter w:val="1"/>
          <w:wAfter w:w="40" w:type="dxa"/>
          <w:jc w:val="center"/>
        </w:trPr>
        <w:tc>
          <w:tcPr>
            <w:tcW w:w="3628" w:type="dxa"/>
          </w:tcPr>
          <w:p w:rsidR="009646EB" w:rsidRPr="00915696" w:rsidRDefault="009646EB" w:rsidP="0010586F">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rsidR="009646EB" w:rsidRPr="00915696" w:rsidRDefault="009646EB" w:rsidP="0010586F">
            <w:pPr>
              <w:rPr>
                <w:rFonts w:eastAsia="Times New Roman" w:cs="Arial"/>
                <w:b/>
                <w:color w:val="000000" w:themeColor="text1"/>
              </w:rPr>
            </w:pPr>
            <w:r w:rsidRPr="00915696">
              <w:rPr>
                <w:rFonts w:eastAsia="Times New Roman" w:cs="Arial"/>
                <w:b/>
                <w:color w:val="000000" w:themeColor="text1"/>
              </w:rPr>
              <w:t>Tipo parámetro</w:t>
            </w:r>
          </w:p>
        </w:tc>
        <w:tc>
          <w:tcPr>
            <w:tcW w:w="1855" w:type="dxa"/>
          </w:tcPr>
          <w:p w:rsidR="009646EB" w:rsidRPr="00915696" w:rsidRDefault="009646EB" w:rsidP="0010586F">
            <w:pPr>
              <w:rPr>
                <w:rFonts w:eastAsia="Times New Roman" w:cs="Arial"/>
                <w:b/>
                <w:color w:val="000000" w:themeColor="text1"/>
              </w:rPr>
            </w:pPr>
            <w:r w:rsidRPr="00915696">
              <w:rPr>
                <w:rFonts w:eastAsia="Times New Roman" w:cs="Arial"/>
                <w:b/>
                <w:color w:val="000000" w:themeColor="text1"/>
              </w:rPr>
              <w:t>Descripción</w:t>
            </w:r>
          </w:p>
        </w:tc>
      </w:tr>
      <w:tr w:rsidR="009646EB" w:rsidRPr="00915696" w:rsidTr="0010586F">
        <w:trPr>
          <w:jc w:val="center"/>
        </w:trPr>
        <w:tc>
          <w:tcPr>
            <w:tcW w:w="3628" w:type="dxa"/>
          </w:tcPr>
          <w:p w:rsidR="009646EB" w:rsidRPr="00915696" w:rsidRDefault="009646EB" w:rsidP="0010586F">
            <w:pPr>
              <w:rPr>
                <w:color w:val="000000" w:themeColor="text1"/>
                <w:lang w:eastAsia="es-ES"/>
              </w:rPr>
            </w:pPr>
            <w:r w:rsidRPr="00915696">
              <w:rPr>
                <w:color w:val="000000" w:themeColor="text1"/>
                <w:lang w:eastAsia="es-ES"/>
              </w:rPr>
              <w:t>usuario</w:t>
            </w:r>
          </w:p>
        </w:tc>
        <w:tc>
          <w:tcPr>
            <w:tcW w:w="1381" w:type="dxa"/>
          </w:tcPr>
          <w:p w:rsidR="009646EB" w:rsidRPr="00915696" w:rsidRDefault="009646EB" w:rsidP="0010586F">
            <w:pPr>
              <w:rPr>
                <w:color w:val="000000" w:themeColor="text1"/>
                <w:lang w:eastAsia="es-ES"/>
              </w:rPr>
            </w:pPr>
            <w:r w:rsidRPr="00915696">
              <w:rPr>
                <w:color w:val="000000" w:themeColor="text1"/>
                <w:lang w:eastAsia="es-ES"/>
              </w:rPr>
              <w:t>string</w:t>
            </w:r>
          </w:p>
        </w:tc>
        <w:tc>
          <w:tcPr>
            <w:tcW w:w="1895" w:type="dxa"/>
            <w:gridSpan w:val="2"/>
          </w:tcPr>
          <w:p w:rsidR="009646EB" w:rsidRPr="00915696" w:rsidRDefault="009646EB" w:rsidP="0010586F">
            <w:pPr>
              <w:rPr>
                <w:color w:val="000000" w:themeColor="text1"/>
                <w:lang w:eastAsia="es-ES"/>
              </w:rPr>
            </w:pPr>
            <w:r w:rsidRPr="00915696">
              <w:rPr>
                <w:color w:val="000000" w:themeColor="text1"/>
                <w:lang w:eastAsia="es-ES"/>
              </w:rPr>
              <w:t>Usuario de seguridad</w:t>
            </w:r>
          </w:p>
        </w:tc>
      </w:tr>
      <w:tr w:rsidR="009646EB" w:rsidRPr="00915696" w:rsidTr="0010586F">
        <w:trPr>
          <w:jc w:val="center"/>
        </w:trPr>
        <w:tc>
          <w:tcPr>
            <w:tcW w:w="3628" w:type="dxa"/>
          </w:tcPr>
          <w:p w:rsidR="009646EB" w:rsidRPr="00915696" w:rsidRDefault="009646EB" w:rsidP="0010586F">
            <w:pPr>
              <w:rPr>
                <w:color w:val="000000" w:themeColor="text1"/>
                <w:lang w:eastAsia="es-ES"/>
              </w:rPr>
            </w:pPr>
            <w:r w:rsidRPr="00915696">
              <w:rPr>
                <w:color w:val="000000" w:themeColor="text1"/>
                <w:lang w:eastAsia="es-ES"/>
              </w:rPr>
              <w:t>clave</w:t>
            </w:r>
          </w:p>
        </w:tc>
        <w:tc>
          <w:tcPr>
            <w:tcW w:w="1381" w:type="dxa"/>
          </w:tcPr>
          <w:p w:rsidR="009646EB" w:rsidRPr="00915696" w:rsidRDefault="009646EB" w:rsidP="0010586F">
            <w:pPr>
              <w:rPr>
                <w:color w:val="000000" w:themeColor="text1"/>
                <w:lang w:eastAsia="es-ES"/>
              </w:rPr>
            </w:pPr>
            <w:r w:rsidRPr="00915696">
              <w:rPr>
                <w:color w:val="000000" w:themeColor="text1"/>
                <w:lang w:eastAsia="es-ES"/>
              </w:rPr>
              <w:t>string</w:t>
            </w:r>
          </w:p>
        </w:tc>
        <w:tc>
          <w:tcPr>
            <w:tcW w:w="1895" w:type="dxa"/>
            <w:gridSpan w:val="2"/>
          </w:tcPr>
          <w:p w:rsidR="009646EB" w:rsidRPr="00915696" w:rsidRDefault="009646EB" w:rsidP="0010586F">
            <w:pPr>
              <w:rPr>
                <w:color w:val="000000" w:themeColor="text1"/>
                <w:lang w:eastAsia="es-ES"/>
              </w:rPr>
            </w:pPr>
            <w:r w:rsidRPr="00915696">
              <w:rPr>
                <w:color w:val="000000" w:themeColor="text1"/>
                <w:lang w:eastAsia="es-ES"/>
              </w:rPr>
              <w:t>Clave de seguridad</w:t>
            </w:r>
          </w:p>
        </w:tc>
      </w:tr>
      <w:tr w:rsidR="009646EB" w:rsidRPr="00915696" w:rsidTr="0010586F">
        <w:trPr>
          <w:jc w:val="center"/>
        </w:trPr>
        <w:tc>
          <w:tcPr>
            <w:tcW w:w="3628" w:type="dxa"/>
          </w:tcPr>
          <w:p w:rsidR="009646EB" w:rsidRPr="00915696" w:rsidRDefault="009646EB" w:rsidP="0010586F">
            <w:pPr>
              <w:rPr>
                <w:color w:val="000000" w:themeColor="text1"/>
                <w:lang w:eastAsia="es-ES"/>
              </w:rPr>
            </w:pPr>
            <w:r>
              <w:rPr>
                <w:color w:val="000000" w:themeColor="text1"/>
                <w:lang w:eastAsia="es-ES"/>
              </w:rPr>
              <w:t>identificadorParada</w:t>
            </w:r>
          </w:p>
        </w:tc>
        <w:tc>
          <w:tcPr>
            <w:tcW w:w="1381" w:type="dxa"/>
          </w:tcPr>
          <w:p w:rsidR="009646EB" w:rsidRPr="00915696" w:rsidRDefault="009646EB" w:rsidP="0010586F">
            <w:pPr>
              <w:rPr>
                <w:color w:val="000000" w:themeColor="text1"/>
                <w:lang w:eastAsia="es-ES"/>
              </w:rPr>
            </w:pPr>
            <w:r>
              <w:rPr>
                <w:color w:val="000000" w:themeColor="text1"/>
                <w:lang w:eastAsia="es-ES"/>
              </w:rPr>
              <w:t>string</w:t>
            </w:r>
          </w:p>
        </w:tc>
        <w:tc>
          <w:tcPr>
            <w:tcW w:w="1895" w:type="dxa"/>
            <w:gridSpan w:val="2"/>
          </w:tcPr>
          <w:p w:rsidR="009646EB" w:rsidRPr="00915696" w:rsidRDefault="009646EB" w:rsidP="0010586F">
            <w:pPr>
              <w:rPr>
                <w:color w:val="000000" w:themeColor="text1"/>
                <w:lang w:eastAsia="es-ES"/>
              </w:rPr>
            </w:pPr>
            <w:r>
              <w:rPr>
                <w:color w:val="000000" w:themeColor="text1"/>
                <w:lang w:eastAsia="es-ES"/>
              </w:rPr>
              <w:t xml:space="preserve">Identificador </w:t>
            </w:r>
            <w:r w:rsidRPr="00915696">
              <w:rPr>
                <w:color w:val="000000" w:themeColor="text1"/>
                <w:lang w:eastAsia="es-ES"/>
              </w:rPr>
              <w:t xml:space="preserve"> </w:t>
            </w:r>
            <w:r>
              <w:rPr>
                <w:color w:val="000000" w:themeColor="text1"/>
                <w:lang w:eastAsia="es-ES"/>
              </w:rPr>
              <w:t>de la parada</w:t>
            </w:r>
          </w:p>
        </w:tc>
      </w:tr>
      <w:tr w:rsidR="009646EB" w:rsidRPr="00915696" w:rsidTr="0010586F">
        <w:trPr>
          <w:jc w:val="center"/>
        </w:trPr>
        <w:tc>
          <w:tcPr>
            <w:tcW w:w="3628" w:type="dxa"/>
          </w:tcPr>
          <w:p w:rsidR="009646EB" w:rsidRPr="00915696" w:rsidRDefault="009646EB" w:rsidP="0010586F">
            <w:pPr>
              <w:rPr>
                <w:color w:val="000000" w:themeColor="text1"/>
                <w:lang w:eastAsia="es-ES"/>
              </w:rPr>
            </w:pPr>
            <w:r w:rsidRPr="00915696">
              <w:rPr>
                <w:color w:val="000000" w:themeColor="text1"/>
                <w:lang w:eastAsia="es-ES"/>
              </w:rPr>
              <w:t>codigo</w:t>
            </w:r>
            <w:r>
              <w:rPr>
                <w:color w:val="000000" w:themeColor="text1"/>
                <w:lang w:eastAsia="es-ES"/>
              </w:rPr>
              <w:t>LineaParada</w:t>
            </w:r>
          </w:p>
        </w:tc>
        <w:tc>
          <w:tcPr>
            <w:tcW w:w="1381" w:type="dxa"/>
          </w:tcPr>
          <w:p w:rsidR="009646EB" w:rsidRPr="00915696" w:rsidRDefault="009646EB" w:rsidP="0010586F">
            <w:pPr>
              <w:rPr>
                <w:color w:val="000000" w:themeColor="text1"/>
                <w:lang w:eastAsia="es-ES"/>
              </w:rPr>
            </w:pPr>
            <w:r w:rsidRPr="00915696">
              <w:rPr>
                <w:color w:val="000000" w:themeColor="text1"/>
                <w:lang w:eastAsia="es-ES"/>
              </w:rPr>
              <w:t>int</w:t>
            </w:r>
          </w:p>
        </w:tc>
        <w:tc>
          <w:tcPr>
            <w:tcW w:w="1895" w:type="dxa"/>
            <w:gridSpan w:val="2"/>
          </w:tcPr>
          <w:p w:rsidR="009646EB" w:rsidRPr="00915696" w:rsidRDefault="009646EB" w:rsidP="0010586F">
            <w:pPr>
              <w:rPr>
                <w:color w:val="000000" w:themeColor="text1"/>
                <w:lang w:eastAsia="es-ES"/>
              </w:rPr>
            </w:pPr>
            <w:r w:rsidRPr="00915696">
              <w:rPr>
                <w:color w:val="000000" w:themeColor="text1"/>
                <w:lang w:eastAsia="es-ES"/>
              </w:rPr>
              <w:t xml:space="preserve">Código </w:t>
            </w:r>
            <w:r>
              <w:rPr>
                <w:color w:val="000000" w:themeColor="text1"/>
                <w:lang w:eastAsia="es-ES"/>
              </w:rPr>
              <w:t>línea parada</w:t>
            </w:r>
          </w:p>
        </w:tc>
      </w:tr>
      <w:tr w:rsidR="009646EB" w:rsidRPr="00915696" w:rsidTr="0010586F">
        <w:trPr>
          <w:jc w:val="center"/>
        </w:trPr>
        <w:tc>
          <w:tcPr>
            <w:tcW w:w="3628" w:type="dxa"/>
          </w:tcPr>
          <w:p w:rsidR="009646EB" w:rsidRPr="00915696" w:rsidRDefault="009646EB" w:rsidP="0010586F">
            <w:pPr>
              <w:rPr>
                <w:color w:val="000000" w:themeColor="text1"/>
                <w:lang w:eastAsia="es-ES"/>
              </w:rPr>
            </w:pPr>
            <w:r>
              <w:rPr>
                <w:color w:val="000000" w:themeColor="text1"/>
                <w:lang w:eastAsia="es-ES"/>
              </w:rPr>
              <w:t>codigoAplicacion</w:t>
            </w:r>
          </w:p>
        </w:tc>
        <w:tc>
          <w:tcPr>
            <w:tcW w:w="1381" w:type="dxa"/>
          </w:tcPr>
          <w:p w:rsidR="009646EB" w:rsidRPr="00915696" w:rsidRDefault="009646EB" w:rsidP="0010586F">
            <w:pPr>
              <w:rPr>
                <w:color w:val="000000" w:themeColor="text1"/>
                <w:lang w:eastAsia="es-ES"/>
              </w:rPr>
            </w:pPr>
            <w:r>
              <w:rPr>
                <w:color w:val="000000" w:themeColor="text1"/>
                <w:lang w:eastAsia="es-ES"/>
              </w:rPr>
              <w:t>int</w:t>
            </w:r>
          </w:p>
        </w:tc>
        <w:tc>
          <w:tcPr>
            <w:tcW w:w="1895" w:type="dxa"/>
            <w:gridSpan w:val="2"/>
          </w:tcPr>
          <w:p w:rsidR="009646EB" w:rsidRPr="00915696" w:rsidRDefault="009646EB" w:rsidP="0010586F">
            <w:pPr>
              <w:rPr>
                <w:color w:val="000000" w:themeColor="text1"/>
                <w:lang w:eastAsia="es-ES"/>
              </w:rPr>
            </w:pPr>
            <w:r>
              <w:rPr>
                <w:color w:val="000000" w:themeColor="text1"/>
                <w:lang w:eastAsia="es-ES"/>
              </w:rPr>
              <w:t>Código de aplicación cuando llega</w:t>
            </w:r>
          </w:p>
        </w:tc>
      </w:tr>
      <w:tr w:rsidR="009646EB" w:rsidRPr="00915696" w:rsidTr="0010586F">
        <w:trPr>
          <w:jc w:val="center"/>
        </w:trPr>
        <w:tc>
          <w:tcPr>
            <w:tcW w:w="3628" w:type="dxa"/>
          </w:tcPr>
          <w:p w:rsidR="009646EB" w:rsidRDefault="009646EB" w:rsidP="0010586F">
            <w:pPr>
              <w:rPr>
                <w:color w:val="000000" w:themeColor="text1"/>
                <w:lang w:eastAsia="es-ES"/>
              </w:rPr>
            </w:pPr>
            <w:r>
              <w:rPr>
                <w:color w:val="000000" w:themeColor="text1"/>
                <w:lang w:eastAsia="es-ES"/>
              </w:rPr>
              <w:t>localidad</w:t>
            </w:r>
          </w:p>
        </w:tc>
        <w:tc>
          <w:tcPr>
            <w:tcW w:w="1381" w:type="dxa"/>
          </w:tcPr>
          <w:p w:rsidR="009646EB" w:rsidRDefault="009646EB" w:rsidP="0010586F">
            <w:pPr>
              <w:rPr>
                <w:color w:val="000000" w:themeColor="text1"/>
                <w:lang w:eastAsia="es-ES"/>
              </w:rPr>
            </w:pPr>
            <w:r>
              <w:rPr>
                <w:color w:val="000000" w:themeColor="text1"/>
                <w:lang w:eastAsia="es-ES"/>
              </w:rPr>
              <w:t>string</w:t>
            </w:r>
          </w:p>
        </w:tc>
        <w:tc>
          <w:tcPr>
            <w:tcW w:w="1895" w:type="dxa"/>
            <w:gridSpan w:val="2"/>
          </w:tcPr>
          <w:p w:rsidR="009646EB" w:rsidRDefault="009646EB" w:rsidP="0010586F">
            <w:pPr>
              <w:rPr>
                <w:color w:val="000000" w:themeColor="text1"/>
                <w:lang w:eastAsia="es-ES"/>
              </w:rPr>
            </w:pPr>
            <w:r>
              <w:rPr>
                <w:color w:val="000000" w:themeColor="text1"/>
                <w:lang w:eastAsia="es-ES"/>
              </w:rPr>
              <w:t>Descripción de localidad</w:t>
            </w:r>
          </w:p>
        </w:tc>
      </w:tr>
      <w:tr w:rsidR="009646EB" w:rsidRPr="00915696" w:rsidTr="0010586F">
        <w:trPr>
          <w:jc w:val="center"/>
        </w:trPr>
        <w:tc>
          <w:tcPr>
            <w:tcW w:w="3628" w:type="dxa"/>
          </w:tcPr>
          <w:p w:rsidR="009646EB" w:rsidRPr="00915696" w:rsidRDefault="009646EB" w:rsidP="0010586F">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9646EB" w:rsidRPr="00915696" w:rsidRDefault="009646EB" w:rsidP="0010586F">
            <w:pPr>
              <w:rPr>
                <w:rFonts w:eastAsia="Times New Roman" w:cs="Arial"/>
                <w:color w:val="000000" w:themeColor="text1"/>
                <w:lang w:eastAsia="es-ES"/>
              </w:rPr>
            </w:pPr>
            <w:r>
              <w:rPr>
                <w:rFonts w:eastAsia="Times New Roman" w:cs="Arial"/>
                <w:color w:val="000000" w:themeColor="text1"/>
                <w:lang w:eastAsia="es-ES"/>
              </w:rPr>
              <w:t>boolean</w:t>
            </w:r>
          </w:p>
        </w:tc>
        <w:tc>
          <w:tcPr>
            <w:tcW w:w="1895" w:type="dxa"/>
            <w:gridSpan w:val="2"/>
          </w:tcPr>
          <w:p w:rsidR="009646EB" w:rsidRPr="00915696" w:rsidRDefault="009646EB" w:rsidP="0010586F">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r w:rsidR="009646EB" w:rsidRPr="00915696" w:rsidTr="0010586F">
        <w:trPr>
          <w:jc w:val="center"/>
        </w:trPr>
        <w:tc>
          <w:tcPr>
            <w:tcW w:w="3628" w:type="dxa"/>
          </w:tcPr>
          <w:p w:rsidR="009646EB" w:rsidRPr="00AD63E8" w:rsidRDefault="009646EB" w:rsidP="0010586F">
            <w:pPr>
              <w:rPr>
                <w:rFonts w:eastAsia="Times New Roman" w:cs="Arial"/>
                <w:color w:val="000000" w:themeColor="text1"/>
                <w:lang w:eastAsia="es-ES"/>
              </w:rPr>
            </w:pPr>
            <w:r>
              <w:rPr>
                <w:rFonts w:eastAsia="Times New Roman" w:cs="Arial"/>
                <w:color w:val="000000" w:themeColor="text1"/>
                <w:lang w:eastAsia="es-ES"/>
              </w:rPr>
              <w:t>isSoloAdaptados</w:t>
            </w:r>
          </w:p>
        </w:tc>
        <w:tc>
          <w:tcPr>
            <w:tcW w:w="1381" w:type="dxa"/>
          </w:tcPr>
          <w:p w:rsidR="009646EB" w:rsidRDefault="009646EB" w:rsidP="0010586F">
            <w:pPr>
              <w:rPr>
                <w:rFonts w:eastAsia="Times New Roman" w:cs="Arial"/>
                <w:color w:val="000000" w:themeColor="text1"/>
                <w:lang w:eastAsia="es-ES"/>
              </w:rPr>
            </w:pPr>
            <w:r>
              <w:rPr>
                <w:rFonts w:eastAsia="Times New Roman" w:cs="Arial"/>
                <w:color w:val="000000" w:themeColor="text1"/>
                <w:lang w:eastAsia="es-ES"/>
              </w:rPr>
              <w:t>boolean</w:t>
            </w:r>
          </w:p>
        </w:tc>
        <w:tc>
          <w:tcPr>
            <w:tcW w:w="1895" w:type="dxa"/>
            <w:gridSpan w:val="2"/>
          </w:tcPr>
          <w:p w:rsidR="009646EB" w:rsidRPr="00AD63E8" w:rsidRDefault="009646EB" w:rsidP="0010586F">
            <w:pPr>
              <w:rPr>
                <w:rFonts w:eastAsia="Times New Roman" w:cs="Arial"/>
                <w:color w:val="000000" w:themeColor="text1"/>
                <w:lang w:eastAsia="es-ES"/>
              </w:rPr>
            </w:pPr>
            <w:r w:rsidRPr="00AD63E8">
              <w:rPr>
                <w:rFonts w:eastAsia="Times New Roman" w:cs="Arial"/>
                <w:color w:val="000000" w:themeColor="text1"/>
                <w:lang w:eastAsia="es-ES"/>
              </w:rPr>
              <w:t xml:space="preserve">Setear este valor en 1 </w:t>
            </w:r>
            <w:r>
              <w:rPr>
                <w:rFonts w:eastAsia="Times New Roman" w:cs="Arial"/>
                <w:color w:val="000000" w:themeColor="text1"/>
                <w:lang w:eastAsia="es-ES"/>
              </w:rPr>
              <w:t>para</w:t>
            </w:r>
            <w:r w:rsidRPr="00AD63E8">
              <w:rPr>
                <w:rFonts w:eastAsia="Times New Roman" w:cs="Arial"/>
                <w:color w:val="000000" w:themeColor="text1"/>
                <w:lang w:eastAsia="es-ES"/>
              </w:rPr>
              <w:t xml:space="preserve"> </w:t>
            </w:r>
            <w:r>
              <w:rPr>
                <w:rFonts w:eastAsia="Times New Roman" w:cs="Arial"/>
                <w:color w:val="000000" w:themeColor="text1"/>
                <w:lang w:eastAsia="es-ES"/>
              </w:rPr>
              <w:t>vehículos adaptados, de lo contrario en 0.</w:t>
            </w:r>
          </w:p>
        </w:tc>
      </w:tr>
    </w:tbl>
    <w:p w:rsidR="009646EB" w:rsidRPr="00915696" w:rsidRDefault="009646EB" w:rsidP="009646EB">
      <w:pPr>
        <w:rPr>
          <w:color w:val="000000" w:themeColor="text1"/>
        </w:rPr>
      </w:pPr>
    </w:p>
    <w:p w:rsidR="009646EB" w:rsidRDefault="009646EB" w:rsidP="009646EB">
      <w:pPr>
        <w:keepNext/>
        <w:keepLines/>
        <w:spacing w:before="200"/>
        <w:outlineLvl w:val="2"/>
        <w:rPr>
          <w:rFonts w:eastAsia="Times New Roman" w:cstheme="majorBidi"/>
          <w:b/>
          <w:bCs/>
          <w:i/>
          <w:color w:val="000000" w:themeColor="text1"/>
        </w:rPr>
      </w:pPr>
      <w:r w:rsidRPr="00915696">
        <w:rPr>
          <w:rFonts w:eastAsia="Times New Roman" w:cstheme="majorBidi"/>
          <w:b/>
          <w:bCs/>
          <w:i/>
          <w:color w:val="000000" w:themeColor="text1"/>
        </w:rPr>
        <w:t>Parámetros que devuelve:</w:t>
      </w:r>
      <w:r>
        <w:rPr>
          <w:rFonts w:eastAsia="Times New Roman" w:cstheme="majorBidi"/>
          <w:b/>
          <w:bCs/>
          <w:i/>
          <w:color w:val="000000" w:themeColor="text1"/>
        </w:rPr>
        <w:t xml:space="preserve"> string</w:t>
      </w:r>
    </w:p>
    <w:p w:rsidR="009646EB" w:rsidRPr="00B138AE" w:rsidRDefault="009646EB" w:rsidP="009646E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138AE">
        <w:rPr>
          <w:rFonts w:eastAsia="Times New Roman" w:cstheme="majorBidi"/>
          <w:bCs/>
          <w:color w:val="000000" w:themeColor="text1"/>
          <w:lang w:val="es-ES" w:eastAsia="es-ES"/>
        </w:rPr>
        <w:t>Estado: 0</w:t>
      </w:r>
    </w:p>
    <w:p w:rsidR="009646EB" w:rsidRPr="00B138AE" w:rsidRDefault="009646EB" w:rsidP="009646E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138AE">
        <w:rPr>
          <w:rFonts w:eastAsia="Times New Roman" w:cstheme="majorBidi"/>
          <w:bCs/>
          <w:color w:val="000000" w:themeColor="text1"/>
          <w:lang w:val="es-ES" w:eastAsia="es-ES"/>
        </w:rPr>
        <w:t xml:space="preserve">Mensaje: </w:t>
      </w:r>
      <w:r>
        <w:rPr>
          <w:rFonts w:eastAsia="Times New Roman" w:cstheme="majorBidi"/>
          <w:bCs/>
          <w:color w:val="000000" w:themeColor="text1"/>
          <w:lang w:val="es-ES" w:eastAsia="es-ES"/>
        </w:rPr>
        <w:t>‘ok’</w:t>
      </w:r>
    </w:p>
    <w:p w:rsidR="009646EB" w:rsidRPr="00BC22A4" w:rsidRDefault="009646EB" w:rsidP="009646E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Arribos’</w:t>
      </w:r>
      <w:r w:rsidRPr="00BC22A4">
        <w:rPr>
          <w:rFonts w:eastAsia="Times New Roman" w:cstheme="majorBidi"/>
          <w:bCs/>
          <w:color w:val="000000" w:themeColor="text1"/>
          <w:lang w:val="es-ES" w:eastAsia="es-ES"/>
        </w:rPr>
        <w:t>:</w:t>
      </w:r>
    </w:p>
    <w:p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línea</w:t>
      </w:r>
    </w:p>
    <w:p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Descripción bandera </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arribo</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 (coche)</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 (coche)</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 (parada)</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 (parada)</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corta bandera</w:t>
      </w:r>
    </w:p>
    <w:p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cartel bandera</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EsAdaptado</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lastRenderedPageBreak/>
        <w:t>Identificador coche</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 chofer</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Desvío horario</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ÚltimaFechaHoraGPS</w:t>
      </w:r>
    </w:p>
    <w:p w:rsidR="009646EB"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Mensaje error</w:t>
      </w:r>
    </w:p>
    <w:p w:rsidR="009646EB" w:rsidRPr="00773244" w:rsidRDefault="009646EB" w:rsidP="009646E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CódigoLineaParada</w:t>
      </w:r>
    </w:p>
    <w:p w:rsidR="009646EB" w:rsidRPr="00744571" w:rsidRDefault="009646EB" w:rsidP="009646EB">
      <w:pPr>
        <w:keepNext/>
        <w:keepLines/>
        <w:spacing w:before="200" w:after="0"/>
        <w:outlineLvl w:val="1"/>
        <w:rPr>
          <w:rFonts w:ascii="Verdana" w:eastAsia="Times New Roman" w:hAnsi="Verdana" w:cstheme="majorBidi"/>
          <w:b/>
          <w:bCs/>
          <w:color w:val="548DD4" w:themeColor="text2" w:themeTint="99"/>
          <w:sz w:val="24"/>
          <w:szCs w:val="24"/>
          <w:lang w:val="es-ES" w:eastAsia="es-ES"/>
        </w:rPr>
      </w:pPr>
    </w:p>
    <w:p w:rsidR="00BB364F" w:rsidRPr="00061C93" w:rsidRDefault="005312E5" w:rsidP="00061C93">
      <w:pPr>
        <w:pStyle w:val="Prrafodelista"/>
        <w:keepNext/>
        <w:keepLines/>
        <w:numPr>
          <w:ilvl w:val="0"/>
          <w:numId w:val="22"/>
        </w:numPr>
        <w:spacing w:before="200" w:after="0"/>
        <w:outlineLvl w:val="1"/>
        <w:rPr>
          <w:rFonts w:ascii="Verdana" w:eastAsia="Times New Roman" w:hAnsi="Verdana" w:cstheme="majorBidi"/>
          <w:b/>
          <w:bCs/>
          <w:color w:val="548DD4" w:themeColor="text2" w:themeTint="99"/>
          <w:sz w:val="24"/>
          <w:szCs w:val="24"/>
          <w:lang w:val="es-ES" w:eastAsia="es-ES"/>
        </w:rPr>
      </w:pPr>
      <w:hyperlink r:id="rId22" w:history="1">
        <w:r w:rsidR="00BB364F" w:rsidRPr="00061C93">
          <w:rPr>
            <w:rStyle w:val="Hipervnculo"/>
            <w:rFonts w:ascii="Verdana" w:hAnsi="Verdana"/>
            <w:b/>
            <w:color w:val="548DD4" w:themeColor="text2" w:themeTint="99"/>
            <w:sz w:val="24"/>
            <w:szCs w:val="24"/>
            <w:u w:val="none"/>
          </w:rPr>
          <w:t>RecuperarPuestosRecargasMasCercanosPorLocalidad</w:t>
        </w:r>
      </w:hyperlink>
    </w:p>
    <w:p w:rsidR="00BB364F" w:rsidRPr="00F214E5" w:rsidRDefault="00BB364F" w:rsidP="00BB364F">
      <w:pPr>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Devuelve los </w:t>
      </w:r>
      <w:r w:rsidR="00F214E5" w:rsidRPr="00F214E5">
        <w:rPr>
          <w:lang w:val="es-ES" w:eastAsia="es-ES"/>
        </w:rPr>
        <w:t>puestos de recarga más cercanos para la latitud y longitud que recibe cómo parámetros.</w:t>
      </w:r>
    </w:p>
    <w:p w:rsidR="00BB364F" w:rsidRDefault="00BB364F" w:rsidP="00BB364F">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tblPr>
      <w:tblGrid>
        <w:gridCol w:w="3628"/>
        <w:gridCol w:w="1381"/>
        <w:gridCol w:w="1963"/>
      </w:tblGrid>
      <w:tr w:rsidR="00BB364F" w:rsidRPr="00915696" w:rsidTr="00062CF0">
        <w:tc>
          <w:tcPr>
            <w:tcW w:w="3628" w:type="dxa"/>
          </w:tcPr>
          <w:p w:rsidR="00BB364F" w:rsidRPr="00915696" w:rsidRDefault="00BB364F"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rsidR="00BB364F" w:rsidRPr="00915696" w:rsidRDefault="00BB364F" w:rsidP="00062CF0">
            <w:pPr>
              <w:rPr>
                <w:rFonts w:eastAsia="Times New Roman" w:cs="Arial"/>
                <w:b/>
                <w:color w:val="000000" w:themeColor="text1"/>
              </w:rPr>
            </w:pPr>
            <w:r w:rsidRPr="00915696">
              <w:rPr>
                <w:rFonts w:eastAsia="Times New Roman" w:cs="Arial"/>
                <w:b/>
                <w:color w:val="000000" w:themeColor="text1"/>
              </w:rPr>
              <w:t>Tipo parámetro</w:t>
            </w:r>
          </w:p>
        </w:tc>
        <w:tc>
          <w:tcPr>
            <w:tcW w:w="1963" w:type="dxa"/>
          </w:tcPr>
          <w:p w:rsidR="00BB364F" w:rsidRPr="00915696" w:rsidRDefault="00BB364F" w:rsidP="00062CF0">
            <w:pPr>
              <w:rPr>
                <w:rFonts w:eastAsia="Times New Roman" w:cs="Arial"/>
                <w:b/>
                <w:color w:val="000000" w:themeColor="text1"/>
              </w:rPr>
            </w:pPr>
            <w:r w:rsidRPr="00915696">
              <w:rPr>
                <w:rFonts w:eastAsia="Times New Roman" w:cs="Arial"/>
                <w:b/>
                <w:color w:val="000000" w:themeColor="text1"/>
              </w:rPr>
              <w:t>Descripción</w:t>
            </w:r>
          </w:p>
        </w:tc>
      </w:tr>
      <w:tr w:rsidR="00BB364F" w:rsidRPr="00915696" w:rsidTr="00062CF0">
        <w:tc>
          <w:tcPr>
            <w:tcW w:w="3628" w:type="dxa"/>
          </w:tcPr>
          <w:p w:rsidR="00BB364F" w:rsidRPr="00915696" w:rsidRDefault="00BB364F" w:rsidP="00062CF0">
            <w:pPr>
              <w:rPr>
                <w:color w:val="000000" w:themeColor="text1"/>
                <w:lang w:eastAsia="es-ES"/>
              </w:rPr>
            </w:pPr>
            <w:r w:rsidRPr="00915696">
              <w:rPr>
                <w:color w:val="000000" w:themeColor="text1"/>
                <w:lang w:eastAsia="es-ES"/>
              </w:rPr>
              <w:t>usuario</w:t>
            </w:r>
          </w:p>
        </w:tc>
        <w:tc>
          <w:tcPr>
            <w:tcW w:w="1381" w:type="dxa"/>
          </w:tcPr>
          <w:p w:rsidR="00BB364F" w:rsidRPr="00915696" w:rsidRDefault="00BB364F" w:rsidP="00062CF0">
            <w:pPr>
              <w:rPr>
                <w:color w:val="000000" w:themeColor="text1"/>
                <w:lang w:eastAsia="es-ES"/>
              </w:rPr>
            </w:pPr>
            <w:r w:rsidRPr="00915696">
              <w:rPr>
                <w:color w:val="000000" w:themeColor="text1"/>
                <w:lang w:eastAsia="es-ES"/>
              </w:rPr>
              <w:t>string</w:t>
            </w:r>
          </w:p>
        </w:tc>
        <w:tc>
          <w:tcPr>
            <w:tcW w:w="1963" w:type="dxa"/>
          </w:tcPr>
          <w:p w:rsidR="00BB364F" w:rsidRPr="00915696" w:rsidRDefault="00BB364F" w:rsidP="00062CF0">
            <w:pPr>
              <w:rPr>
                <w:color w:val="000000" w:themeColor="text1"/>
                <w:lang w:eastAsia="es-ES"/>
              </w:rPr>
            </w:pPr>
            <w:r w:rsidRPr="00915696">
              <w:rPr>
                <w:color w:val="000000" w:themeColor="text1"/>
                <w:lang w:eastAsia="es-ES"/>
              </w:rPr>
              <w:t>Usuario de seguridad</w:t>
            </w:r>
          </w:p>
        </w:tc>
      </w:tr>
      <w:tr w:rsidR="00BB364F" w:rsidRPr="00915696" w:rsidTr="00062CF0">
        <w:tc>
          <w:tcPr>
            <w:tcW w:w="3628" w:type="dxa"/>
          </w:tcPr>
          <w:p w:rsidR="00BB364F" w:rsidRPr="00915696" w:rsidRDefault="00BB364F" w:rsidP="00062CF0">
            <w:pPr>
              <w:rPr>
                <w:color w:val="000000" w:themeColor="text1"/>
                <w:lang w:eastAsia="es-ES"/>
              </w:rPr>
            </w:pPr>
            <w:r w:rsidRPr="00915696">
              <w:rPr>
                <w:color w:val="000000" w:themeColor="text1"/>
                <w:lang w:eastAsia="es-ES"/>
              </w:rPr>
              <w:t>clave</w:t>
            </w:r>
          </w:p>
        </w:tc>
        <w:tc>
          <w:tcPr>
            <w:tcW w:w="1381" w:type="dxa"/>
          </w:tcPr>
          <w:p w:rsidR="00BB364F" w:rsidRPr="00915696" w:rsidRDefault="00BB364F" w:rsidP="00062CF0">
            <w:pPr>
              <w:rPr>
                <w:color w:val="000000" w:themeColor="text1"/>
                <w:lang w:eastAsia="es-ES"/>
              </w:rPr>
            </w:pPr>
            <w:r w:rsidRPr="00915696">
              <w:rPr>
                <w:color w:val="000000" w:themeColor="text1"/>
                <w:lang w:eastAsia="es-ES"/>
              </w:rPr>
              <w:t>string</w:t>
            </w:r>
          </w:p>
        </w:tc>
        <w:tc>
          <w:tcPr>
            <w:tcW w:w="1963" w:type="dxa"/>
          </w:tcPr>
          <w:p w:rsidR="00BB364F" w:rsidRPr="00915696" w:rsidRDefault="00BB364F" w:rsidP="00062CF0">
            <w:pPr>
              <w:rPr>
                <w:color w:val="000000" w:themeColor="text1"/>
                <w:lang w:eastAsia="es-ES"/>
              </w:rPr>
            </w:pPr>
            <w:r w:rsidRPr="00915696">
              <w:rPr>
                <w:color w:val="000000" w:themeColor="text1"/>
                <w:lang w:eastAsia="es-ES"/>
              </w:rPr>
              <w:t>Clave de seguridad</w:t>
            </w:r>
          </w:p>
        </w:tc>
      </w:tr>
      <w:tr w:rsidR="00BB364F" w:rsidRPr="00915696" w:rsidTr="00062CF0">
        <w:tc>
          <w:tcPr>
            <w:tcW w:w="3628" w:type="dxa"/>
          </w:tcPr>
          <w:p w:rsidR="00BB364F" w:rsidRPr="00915696" w:rsidRDefault="00BB364F" w:rsidP="00062CF0">
            <w:pPr>
              <w:rPr>
                <w:color w:val="000000" w:themeColor="text1"/>
                <w:lang w:eastAsia="es-ES"/>
              </w:rPr>
            </w:pPr>
            <w:r>
              <w:rPr>
                <w:color w:val="000000" w:themeColor="text1"/>
                <w:lang w:eastAsia="es-ES"/>
              </w:rPr>
              <w:t>latitud</w:t>
            </w:r>
          </w:p>
        </w:tc>
        <w:tc>
          <w:tcPr>
            <w:tcW w:w="1381" w:type="dxa"/>
          </w:tcPr>
          <w:p w:rsidR="00BB364F" w:rsidRPr="00915696" w:rsidRDefault="00BB364F" w:rsidP="00062CF0">
            <w:pPr>
              <w:rPr>
                <w:color w:val="000000" w:themeColor="text1"/>
                <w:lang w:eastAsia="es-ES"/>
              </w:rPr>
            </w:pPr>
            <w:r>
              <w:rPr>
                <w:color w:val="000000" w:themeColor="text1"/>
                <w:lang w:eastAsia="es-ES"/>
              </w:rPr>
              <w:t>double</w:t>
            </w:r>
          </w:p>
        </w:tc>
        <w:tc>
          <w:tcPr>
            <w:tcW w:w="1963" w:type="dxa"/>
          </w:tcPr>
          <w:p w:rsidR="00BB364F" w:rsidRPr="00915696" w:rsidRDefault="00BB364F" w:rsidP="00BB364F">
            <w:pPr>
              <w:rPr>
                <w:color w:val="000000" w:themeColor="text1"/>
                <w:lang w:eastAsia="es-ES"/>
              </w:rPr>
            </w:pPr>
            <w:r>
              <w:rPr>
                <w:color w:val="000000" w:themeColor="text1"/>
                <w:lang w:eastAsia="es-ES"/>
              </w:rPr>
              <w:t>latitud</w:t>
            </w:r>
          </w:p>
        </w:tc>
      </w:tr>
      <w:tr w:rsidR="00BB364F" w:rsidRPr="00915696" w:rsidTr="00062CF0">
        <w:tc>
          <w:tcPr>
            <w:tcW w:w="3628" w:type="dxa"/>
          </w:tcPr>
          <w:p w:rsidR="00BB364F" w:rsidRPr="00915696" w:rsidRDefault="00BB364F" w:rsidP="00062CF0">
            <w:pPr>
              <w:rPr>
                <w:color w:val="000000" w:themeColor="text1"/>
                <w:lang w:eastAsia="es-ES"/>
              </w:rPr>
            </w:pPr>
            <w:r>
              <w:rPr>
                <w:color w:val="000000" w:themeColor="text1"/>
                <w:lang w:eastAsia="es-ES"/>
              </w:rPr>
              <w:t>longitud</w:t>
            </w:r>
          </w:p>
        </w:tc>
        <w:tc>
          <w:tcPr>
            <w:tcW w:w="1381" w:type="dxa"/>
          </w:tcPr>
          <w:p w:rsidR="00BB364F" w:rsidRPr="00915696" w:rsidRDefault="00BB364F" w:rsidP="00062CF0">
            <w:pPr>
              <w:rPr>
                <w:color w:val="000000" w:themeColor="text1"/>
                <w:lang w:eastAsia="es-ES"/>
              </w:rPr>
            </w:pPr>
            <w:r>
              <w:rPr>
                <w:color w:val="000000" w:themeColor="text1"/>
                <w:lang w:eastAsia="es-ES"/>
              </w:rPr>
              <w:t>double</w:t>
            </w:r>
          </w:p>
        </w:tc>
        <w:tc>
          <w:tcPr>
            <w:tcW w:w="1963" w:type="dxa"/>
          </w:tcPr>
          <w:p w:rsidR="00BB364F" w:rsidRPr="00915696" w:rsidRDefault="00BB364F" w:rsidP="00062CF0">
            <w:pPr>
              <w:rPr>
                <w:color w:val="000000" w:themeColor="text1"/>
                <w:lang w:eastAsia="es-ES"/>
              </w:rPr>
            </w:pPr>
            <w:r>
              <w:rPr>
                <w:color w:val="000000" w:themeColor="text1"/>
                <w:lang w:eastAsia="es-ES"/>
              </w:rPr>
              <w:t>longitud</w:t>
            </w:r>
          </w:p>
        </w:tc>
      </w:tr>
      <w:tr w:rsidR="00BB364F" w:rsidRPr="00915696" w:rsidTr="00062CF0">
        <w:tc>
          <w:tcPr>
            <w:tcW w:w="3628" w:type="dxa"/>
          </w:tcPr>
          <w:p w:rsidR="00BB364F" w:rsidRDefault="00BB364F" w:rsidP="00BB364F">
            <w:pPr>
              <w:rPr>
                <w:color w:val="000000" w:themeColor="text1"/>
                <w:lang w:eastAsia="es-ES"/>
              </w:rPr>
            </w:pPr>
            <w:r>
              <w:rPr>
                <w:color w:val="000000" w:themeColor="text1"/>
                <w:lang w:eastAsia="es-ES"/>
              </w:rPr>
              <w:t>listaCodigoEmpresa</w:t>
            </w:r>
          </w:p>
        </w:tc>
        <w:tc>
          <w:tcPr>
            <w:tcW w:w="1381" w:type="dxa"/>
          </w:tcPr>
          <w:p w:rsidR="00BB364F" w:rsidRDefault="00BB364F" w:rsidP="00062CF0">
            <w:pPr>
              <w:rPr>
                <w:color w:val="000000" w:themeColor="text1"/>
                <w:lang w:eastAsia="es-ES"/>
              </w:rPr>
            </w:pPr>
            <w:r>
              <w:rPr>
                <w:color w:val="000000" w:themeColor="text1"/>
                <w:lang w:eastAsia="es-ES"/>
              </w:rPr>
              <w:t>string</w:t>
            </w:r>
          </w:p>
        </w:tc>
        <w:tc>
          <w:tcPr>
            <w:tcW w:w="1963" w:type="dxa"/>
          </w:tcPr>
          <w:p w:rsidR="00BB364F" w:rsidRDefault="00BB364F" w:rsidP="00062CF0">
            <w:pPr>
              <w:rPr>
                <w:color w:val="000000" w:themeColor="text1"/>
                <w:lang w:eastAsia="es-ES"/>
              </w:rPr>
            </w:pPr>
            <w:r>
              <w:rPr>
                <w:color w:val="000000" w:themeColor="text1"/>
                <w:lang w:eastAsia="es-ES"/>
              </w:rPr>
              <w:t>Lista de códigos de empresas</w:t>
            </w:r>
          </w:p>
        </w:tc>
      </w:tr>
    </w:tbl>
    <w:p w:rsidR="00BB364F" w:rsidRPr="00915696" w:rsidRDefault="00BB364F" w:rsidP="00BB364F">
      <w:pPr>
        <w:rPr>
          <w:color w:val="000000" w:themeColor="text1"/>
          <w:lang w:val="es-ES" w:eastAsia="es-ES"/>
        </w:rPr>
      </w:pPr>
    </w:p>
    <w:p w:rsidR="00BB364F" w:rsidRDefault="00BB364F" w:rsidP="00BB364F">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rsidR="00460F02" w:rsidRPr="00BC22A4" w:rsidRDefault="00460F02" w:rsidP="00460F02">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Puntos de recarga’</w:t>
      </w:r>
      <w:r w:rsidRPr="00BC22A4">
        <w:rPr>
          <w:rFonts w:eastAsia="Times New Roman" w:cstheme="majorBidi"/>
          <w:bCs/>
          <w:color w:val="000000" w:themeColor="text1"/>
          <w:lang w:val="es-ES" w:eastAsia="es-ES"/>
        </w:rPr>
        <w:t>:</w:t>
      </w:r>
    </w:p>
    <w:p w:rsidR="00460F02" w:rsidRPr="0077324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Código </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Código punto de recarga</w:t>
      </w:r>
    </w:p>
    <w:p w:rsidR="00460F02" w:rsidRPr="0077324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Localidad Google</w:t>
      </w:r>
    </w:p>
    <w:p w:rsidR="00460F02" w:rsidRPr="0077324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País Google</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Provincia Google</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Distancia</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18189E" w:rsidRDefault="0018189E" w:rsidP="0018189E">
      <w:pPr>
        <w:shd w:val="clear" w:color="auto" w:fill="FFFFFF"/>
        <w:spacing w:after="0" w:line="240" w:lineRule="auto"/>
        <w:rPr>
          <w:rFonts w:eastAsia="Times New Roman" w:cs="Arial"/>
          <w:color w:val="222222"/>
          <w:lang w:eastAsia="es-ES"/>
        </w:rPr>
      </w:pPr>
    </w:p>
    <w:p w:rsidR="0018189E" w:rsidRDefault="0018189E" w:rsidP="0018189E">
      <w:pPr>
        <w:shd w:val="clear" w:color="auto" w:fill="FFFFFF"/>
        <w:spacing w:after="0" w:line="240" w:lineRule="auto"/>
        <w:rPr>
          <w:rFonts w:eastAsia="Times New Roman" w:cs="Arial"/>
          <w:color w:val="222222"/>
          <w:lang w:eastAsia="es-ES"/>
        </w:rPr>
      </w:pPr>
    </w:p>
    <w:p w:rsidR="00422919" w:rsidRDefault="00422919" w:rsidP="0018189E">
      <w:pPr>
        <w:shd w:val="clear" w:color="auto" w:fill="FFFFFF"/>
        <w:spacing w:after="0" w:line="240" w:lineRule="auto"/>
        <w:rPr>
          <w:rFonts w:eastAsia="Times New Roman" w:cs="Arial"/>
          <w:color w:val="222222"/>
          <w:lang w:eastAsia="es-ES"/>
        </w:rPr>
      </w:pPr>
    </w:p>
    <w:p w:rsidR="00422919" w:rsidRPr="0018189E" w:rsidRDefault="00422919" w:rsidP="0018189E">
      <w:pPr>
        <w:shd w:val="clear" w:color="auto" w:fill="FFFFFF"/>
        <w:spacing w:after="0" w:line="240" w:lineRule="auto"/>
        <w:rPr>
          <w:rFonts w:eastAsia="Times New Roman" w:cs="Arial"/>
          <w:color w:val="222222"/>
          <w:lang w:eastAsia="es-ES"/>
        </w:rPr>
      </w:pPr>
    </w:p>
    <w:p w:rsidR="00460F02" w:rsidRPr="00460F02" w:rsidRDefault="00460F02" w:rsidP="00460F02">
      <w:pPr>
        <w:spacing w:before="136" w:after="100" w:afterAutospacing="1" w:line="240" w:lineRule="auto"/>
        <w:rPr>
          <w:i/>
        </w:rPr>
      </w:pPr>
      <w:r w:rsidRPr="00460F02">
        <w:rPr>
          <w:b/>
          <w:i/>
          <w:u w:val="single"/>
        </w:rPr>
        <w:t xml:space="preserve">Devoluciones con error: </w:t>
      </w:r>
    </w:p>
    <w:p w:rsidR="00460F02" w:rsidRPr="004877A4"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puntos de recarga cercanos</w:t>
      </w:r>
    </w:p>
    <w:p w:rsidR="00460F02" w:rsidRDefault="00460F02" w:rsidP="00460F02">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lastRenderedPageBreak/>
        <w:t>-</w:t>
      </w:r>
      <w:r>
        <w:rPr>
          <w:rFonts w:eastAsia="Times New Roman" w:cs="Arial"/>
          <w:color w:val="222222"/>
          <w:lang w:eastAsia="es-ES"/>
        </w:rPr>
        <w:t>8|</w:t>
      </w:r>
      <w:r w:rsidRPr="004877A4">
        <w:rPr>
          <w:rFonts w:eastAsia="Times New Roman" w:cs="Arial"/>
          <w:color w:val="222222"/>
          <w:lang w:eastAsia="es-ES"/>
        </w:rPr>
        <w:t>ErrorDeLogueo</w:t>
      </w:r>
    </w:p>
    <w:p w:rsidR="00460F02" w:rsidRPr="00460F02" w:rsidRDefault="00460F02" w:rsidP="00460F02">
      <w:pPr>
        <w:shd w:val="clear" w:color="auto" w:fill="FFFFFF"/>
        <w:spacing w:after="0" w:line="240" w:lineRule="auto"/>
        <w:rPr>
          <w:rFonts w:eastAsia="Times New Roman" w:cs="Arial"/>
          <w:color w:val="222222"/>
          <w:lang w:eastAsia="es-ES"/>
        </w:rPr>
      </w:pPr>
    </w:p>
    <w:p w:rsidR="00BB364F" w:rsidRPr="00061C93" w:rsidRDefault="005312E5" w:rsidP="00061C93">
      <w:pPr>
        <w:pStyle w:val="Prrafodelista"/>
        <w:keepNext/>
        <w:keepLines/>
        <w:numPr>
          <w:ilvl w:val="0"/>
          <w:numId w:val="22"/>
        </w:numPr>
        <w:spacing w:before="200" w:after="0"/>
        <w:outlineLvl w:val="2"/>
        <w:rPr>
          <w:rFonts w:ascii="Verdana" w:eastAsia="Times New Roman" w:hAnsi="Verdana" w:cstheme="majorBidi"/>
          <w:b/>
          <w:bCs/>
          <w:i/>
          <w:color w:val="548DD4" w:themeColor="text2" w:themeTint="99"/>
          <w:sz w:val="24"/>
          <w:szCs w:val="24"/>
          <w:lang w:val="es-ES" w:eastAsia="es-ES"/>
        </w:rPr>
      </w:pPr>
      <w:hyperlink r:id="rId23" w:history="1">
        <w:r w:rsidR="00F52564" w:rsidRPr="00061C93">
          <w:rPr>
            <w:rStyle w:val="Hipervnculo"/>
            <w:rFonts w:ascii="Verdana" w:hAnsi="Verdana"/>
            <w:b/>
            <w:color w:val="548DD4" w:themeColor="text2" w:themeTint="99"/>
            <w:sz w:val="24"/>
            <w:szCs w:val="24"/>
            <w:u w:val="none"/>
          </w:rPr>
          <w:t>RecuperarPuntosDeRecargaPorLocalidad</w:t>
        </w:r>
      </w:hyperlink>
    </w:p>
    <w:p w:rsidR="00F52564" w:rsidRPr="00F214E5" w:rsidRDefault="00F52564" w:rsidP="00F52564">
      <w:pPr>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Devuelve los puestos de recarga </w:t>
      </w:r>
      <w:r>
        <w:rPr>
          <w:lang w:val="es-ES" w:eastAsia="es-ES"/>
        </w:rPr>
        <w:t>para la localidad</w:t>
      </w:r>
      <w:r w:rsidR="000661A9">
        <w:rPr>
          <w:lang w:val="es-ES" w:eastAsia="es-ES"/>
        </w:rPr>
        <w:t>, provincia y país</w:t>
      </w:r>
      <w:r w:rsidRPr="00F214E5">
        <w:rPr>
          <w:lang w:val="es-ES" w:eastAsia="es-ES"/>
        </w:rPr>
        <w:t xml:space="preserve"> que recibe cómo parámetros.</w:t>
      </w:r>
    </w:p>
    <w:p w:rsidR="00F52564" w:rsidRDefault="00F52564" w:rsidP="00F52564">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tblPr>
      <w:tblGrid>
        <w:gridCol w:w="3628"/>
        <w:gridCol w:w="1381"/>
        <w:gridCol w:w="1963"/>
      </w:tblGrid>
      <w:tr w:rsidR="00F52564" w:rsidRPr="00915696" w:rsidTr="00062CF0">
        <w:tc>
          <w:tcPr>
            <w:tcW w:w="3628" w:type="dxa"/>
          </w:tcPr>
          <w:p w:rsidR="00F52564" w:rsidRPr="00915696" w:rsidRDefault="00F52564"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rsidR="00F52564" w:rsidRPr="00915696" w:rsidRDefault="00F52564" w:rsidP="00062CF0">
            <w:pPr>
              <w:rPr>
                <w:rFonts w:eastAsia="Times New Roman" w:cs="Arial"/>
                <w:b/>
                <w:color w:val="000000" w:themeColor="text1"/>
              </w:rPr>
            </w:pPr>
            <w:r w:rsidRPr="00915696">
              <w:rPr>
                <w:rFonts w:eastAsia="Times New Roman" w:cs="Arial"/>
                <w:b/>
                <w:color w:val="000000" w:themeColor="text1"/>
              </w:rPr>
              <w:t>Tipo parámetro</w:t>
            </w:r>
          </w:p>
        </w:tc>
        <w:tc>
          <w:tcPr>
            <w:tcW w:w="1963" w:type="dxa"/>
          </w:tcPr>
          <w:p w:rsidR="00F52564" w:rsidRPr="00915696" w:rsidRDefault="00F52564" w:rsidP="00062CF0">
            <w:pPr>
              <w:rPr>
                <w:rFonts w:eastAsia="Times New Roman" w:cs="Arial"/>
                <w:b/>
                <w:color w:val="000000" w:themeColor="text1"/>
              </w:rPr>
            </w:pPr>
            <w:r w:rsidRPr="00915696">
              <w:rPr>
                <w:rFonts w:eastAsia="Times New Roman" w:cs="Arial"/>
                <w:b/>
                <w:color w:val="000000" w:themeColor="text1"/>
              </w:rPr>
              <w:t>Descripción</w:t>
            </w:r>
          </w:p>
        </w:tc>
      </w:tr>
      <w:tr w:rsidR="00F52564" w:rsidRPr="00915696" w:rsidTr="00062CF0">
        <w:tc>
          <w:tcPr>
            <w:tcW w:w="3628" w:type="dxa"/>
          </w:tcPr>
          <w:p w:rsidR="00F52564" w:rsidRPr="00915696" w:rsidRDefault="00F52564" w:rsidP="00062CF0">
            <w:pPr>
              <w:rPr>
                <w:color w:val="000000" w:themeColor="text1"/>
                <w:lang w:eastAsia="es-ES"/>
              </w:rPr>
            </w:pPr>
            <w:r w:rsidRPr="00915696">
              <w:rPr>
                <w:color w:val="000000" w:themeColor="text1"/>
                <w:lang w:eastAsia="es-ES"/>
              </w:rPr>
              <w:t>usuario</w:t>
            </w:r>
          </w:p>
        </w:tc>
        <w:tc>
          <w:tcPr>
            <w:tcW w:w="1381" w:type="dxa"/>
          </w:tcPr>
          <w:p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rsidR="00F52564" w:rsidRPr="00915696" w:rsidRDefault="00F52564" w:rsidP="00062CF0">
            <w:pPr>
              <w:rPr>
                <w:color w:val="000000" w:themeColor="text1"/>
                <w:lang w:eastAsia="es-ES"/>
              </w:rPr>
            </w:pPr>
            <w:r w:rsidRPr="00915696">
              <w:rPr>
                <w:color w:val="000000" w:themeColor="text1"/>
                <w:lang w:eastAsia="es-ES"/>
              </w:rPr>
              <w:t>Usuario de seguridad</w:t>
            </w:r>
          </w:p>
        </w:tc>
      </w:tr>
      <w:tr w:rsidR="00F52564" w:rsidRPr="00915696" w:rsidTr="00062CF0">
        <w:tc>
          <w:tcPr>
            <w:tcW w:w="3628" w:type="dxa"/>
          </w:tcPr>
          <w:p w:rsidR="00F52564" w:rsidRPr="00915696" w:rsidRDefault="00F52564" w:rsidP="00062CF0">
            <w:pPr>
              <w:rPr>
                <w:color w:val="000000" w:themeColor="text1"/>
                <w:lang w:eastAsia="es-ES"/>
              </w:rPr>
            </w:pPr>
            <w:r w:rsidRPr="00915696">
              <w:rPr>
                <w:color w:val="000000" w:themeColor="text1"/>
                <w:lang w:eastAsia="es-ES"/>
              </w:rPr>
              <w:t>clave</w:t>
            </w:r>
          </w:p>
        </w:tc>
        <w:tc>
          <w:tcPr>
            <w:tcW w:w="1381" w:type="dxa"/>
          </w:tcPr>
          <w:p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rsidR="00F52564" w:rsidRPr="00915696" w:rsidRDefault="00F52564" w:rsidP="00062CF0">
            <w:pPr>
              <w:rPr>
                <w:color w:val="000000" w:themeColor="text1"/>
                <w:lang w:eastAsia="es-ES"/>
              </w:rPr>
            </w:pPr>
            <w:r w:rsidRPr="00915696">
              <w:rPr>
                <w:color w:val="000000" w:themeColor="text1"/>
                <w:lang w:eastAsia="es-ES"/>
              </w:rPr>
              <w:t>Clave de seguridad</w:t>
            </w:r>
          </w:p>
        </w:tc>
      </w:tr>
      <w:tr w:rsidR="00F52564" w:rsidRPr="00915696" w:rsidTr="00062CF0">
        <w:tc>
          <w:tcPr>
            <w:tcW w:w="3628" w:type="dxa"/>
          </w:tcPr>
          <w:p w:rsidR="00F52564" w:rsidRPr="00915696" w:rsidRDefault="00F52564" w:rsidP="00062CF0">
            <w:pPr>
              <w:rPr>
                <w:color w:val="000000" w:themeColor="text1"/>
                <w:lang w:eastAsia="es-ES"/>
              </w:rPr>
            </w:pPr>
            <w:r>
              <w:rPr>
                <w:color w:val="000000" w:themeColor="text1"/>
                <w:lang w:eastAsia="es-ES"/>
              </w:rPr>
              <w:t>localidad</w:t>
            </w:r>
          </w:p>
        </w:tc>
        <w:tc>
          <w:tcPr>
            <w:tcW w:w="1381" w:type="dxa"/>
          </w:tcPr>
          <w:p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rsidR="00F52564" w:rsidRPr="00915696" w:rsidRDefault="00AE01CD" w:rsidP="00062CF0">
            <w:pPr>
              <w:rPr>
                <w:color w:val="000000" w:themeColor="text1"/>
                <w:lang w:eastAsia="es-ES"/>
              </w:rPr>
            </w:pPr>
            <w:r>
              <w:rPr>
                <w:color w:val="000000" w:themeColor="text1"/>
                <w:lang w:eastAsia="es-ES"/>
              </w:rPr>
              <w:t>Descripción de localidad</w:t>
            </w:r>
          </w:p>
        </w:tc>
      </w:tr>
      <w:tr w:rsidR="00F52564" w:rsidRPr="00915696" w:rsidTr="00062CF0">
        <w:tc>
          <w:tcPr>
            <w:tcW w:w="3628" w:type="dxa"/>
          </w:tcPr>
          <w:p w:rsidR="00F52564" w:rsidRPr="00915696" w:rsidRDefault="00F52564" w:rsidP="00062CF0">
            <w:pPr>
              <w:rPr>
                <w:color w:val="000000" w:themeColor="text1"/>
                <w:lang w:eastAsia="es-ES"/>
              </w:rPr>
            </w:pPr>
            <w:r>
              <w:rPr>
                <w:color w:val="000000" w:themeColor="text1"/>
                <w:lang w:eastAsia="es-ES"/>
              </w:rPr>
              <w:t>provincia</w:t>
            </w:r>
          </w:p>
        </w:tc>
        <w:tc>
          <w:tcPr>
            <w:tcW w:w="1381" w:type="dxa"/>
          </w:tcPr>
          <w:p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rsidR="00F52564" w:rsidRPr="00915696" w:rsidRDefault="00AE01CD" w:rsidP="00AE01CD">
            <w:pPr>
              <w:rPr>
                <w:color w:val="000000" w:themeColor="text1"/>
                <w:lang w:eastAsia="es-ES"/>
              </w:rPr>
            </w:pPr>
            <w:r>
              <w:rPr>
                <w:color w:val="000000" w:themeColor="text1"/>
                <w:lang w:eastAsia="es-ES"/>
              </w:rPr>
              <w:t>Descripción de provincia</w:t>
            </w:r>
          </w:p>
        </w:tc>
      </w:tr>
      <w:tr w:rsidR="00F52564" w:rsidRPr="00915696" w:rsidTr="00062CF0">
        <w:tc>
          <w:tcPr>
            <w:tcW w:w="3628" w:type="dxa"/>
          </w:tcPr>
          <w:p w:rsidR="00F52564" w:rsidRPr="00915696" w:rsidRDefault="00F52564" w:rsidP="00062CF0">
            <w:pPr>
              <w:rPr>
                <w:color w:val="000000" w:themeColor="text1"/>
                <w:lang w:eastAsia="es-ES"/>
              </w:rPr>
            </w:pPr>
            <w:r>
              <w:rPr>
                <w:color w:val="000000" w:themeColor="text1"/>
                <w:lang w:eastAsia="es-ES"/>
              </w:rPr>
              <w:t>pais</w:t>
            </w:r>
          </w:p>
        </w:tc>
        <w:tc>
          <w:tcPr>
            <w:tcW w:w="1381" w:type="dxa"/>
          </w:tcPr>
          <w:p w:rsidR="00F52564" w:rsidRPr="00915696" w:rsidRDefault="00F52564" w:rsidP="00062CF0">
            <w:pPr>
              <w:rPr>
                <w:color w:val="000000" w:themeColor="text1"/>
                <w:lang w:eastAsia="es-ES"/>
              </w:rPr>
            </w:pPr>
            <w:r w:rsidRPr="00915696">
              <w:rPr>
                <w:color w:val="000000" w:themeColor="text1"/>
                <w:lang w:eastAsia="es-ES"/>
              </w:rPr>
              <w:t>string</w:t>
            </w:r>
          </w:p>
        </w:tc>
        <w:tc>
          <w:tcPr>
            <w:tcW w:w="1963" w:type="dxa"/>
          </w:tcPr>
          <w:p w:rsidR="00F52564" w:rsidRPr="00915696" w:rsidRDefault="00AE01CD" w:rsidP="00062CF0">
            <w:pPr>
              <w:rPr>
                <w:color w:val="000000" w:themeColor="text1"/>
                <w:lang w:eastAsia="es-ES"/>
              </w:rPr>
            </w:pPr>
            <w:r>
              <w:rPr>
                <w:color w:val="000000" w:themeColor="text1"/>
                <w:lang w:eastAsia="es-ES"/>
              </w:rPr>
              <w:t>Descripción de país</w:t>
            </w:r>
          </w:p>
        </w:tc>
      </w:tr>
    </w:tbl>
    <w:p w:rsidR="00F52564" w:rsidRPr="00915696" w:rsidRDefault="00F52564" w:rsidP="00F52564">
      <w:pPr>
        <w:rPr>
          <w:color w:val="000000" w:themeColor="text1"/>
          <w:lang w:val="es-ES" w:eastAsia="es-ES"/>
        </w:rPr>
      </w:pPr>
    </w:p>
    <w:p w:rsidR="00F52564" w:rsidRDefault="00F52564" w:rsidP="00F52564">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rsidR="0031155B" w:rsidRPr="00BC22A4" w:rsidRDefault="0031155B" w:rsidP="0031155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sidR="00CA4969">
        <w:rPr>
          <w:rFonts w:eastAsia="Times New Roman" w:cstheme="majorBidi"/>
          <w:bCs/>
          <w:color w:val="000000" w:themeColor="text1"/>
          <w:lang w:val="es-ES" w:eastAsia="es-ES"/>
        </w:rPr>
        <w:t>-</w:t>
      </w:r>
      <w:r>
        <w:rPr>
          <w:rFonts w:eastAsia="Times New Roman" w:cstheme="majorBidi"/>
          <w:bCs/>
          <w:color w:val="000000" w:themeColor="text1"/>
          <w:lang w:val="es-ES" w:eastAsia="es-ES"/>
        </w:rPr>
        <w:t xml:space="preserve"> de recarga’</w:t>
      </w:r>
      <w:r w:rsidRPr="00BC22A4">
        <w:rPr>
          <w:rFonts w:eastAsia="Times New Roman" w:cstheme="majorBidi"/>
          <w:bCs/>
          <w:color w:val="000000" w:themeColor="text1"/>
          <w:lang w:val="es-ES" w:eastAsia="es-ES"/>
        </w:rPr>
        <w:t>:</w:t>
      </w:r>
    </w:p>
    <w:p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Código </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Código punto de recarga</w:t>
      </w:r>
    </w:p>
    <w:p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Localidad Google</w:t>
      </w:r>
    </w:p>
    <w:p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País Google</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Provincia Google</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Distancia</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Identificador</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31155B" w:rsidRPr="00460F02" w:rsidRDefault="0031155B" w:rsidP="0031155B">
      <w:pPr>
        <w:spacing w:before="136" w:after="100" w:afterAutospacing="1" w:line="240" w:lineRule="auto"/>
        <w:rPr>
          <w:i/>
        </w:rPr>
      </w:pPr>
      <w:r w:rsidRPr="00460F02">
        <w:rPr>
          <w:b/>
          <w:i/>
          <w:u w:val="single"/>
        </w:rPr>
        <w:t xml:space="preserve">Devoluciones con error: </w:t>
      </w:r>
    </w:p>
    <w:p w:rsidR="0031155B" w:rsidRPr="004877A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puntos de recarga para la localidad</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E31548" w:rsidRPr="00915696" w:rsidRDefault="00E31548" w:rsidP="00E31548">
      <w:pPr>
        <w:keepNext/>
        <w:keepLines/>
        <w:spacing w:before="200" w:after="0"/>
        <w:outlineLvl w:val="2"/>
        <w:rPr>
          <w:color w:val="000000" w:themeColor="text1"/>
          <w:lang w:val="es-ES" w:eastAsia="es-ES"/>
        </w:rPr>
      </w:pPr>
    </w:p>
    <w:p w:rsidR="005470DA" w:rsidRPr="00061C93" w:rsidRDefault="005312E5"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4" w:history="1">
        <w:r w:rsidR="005470DA" w:rsidRPr="00061C93">
          <w:rPr>
            <w:rStyle w:val="Hipervnculo"/>
            <w:rFonts w:ascii="Verdana" w:hAnsi="Verdana"/>
            <w:b/>
            <w:color w:val="548DD4" w:themeColor="text2" w:themeTint="99"/>
            <w:sz w:val="24"/>
            <w:szCs w:val="24"/>
            <w:u w:val="none"/>
          </w:rPr>
          <w:t>RecuperarRecorridoParaMapaAbrevYAmpliPorEntidadYLinea</w:t>
        </w:r>
      </w:hyperlink>
      <w:r w:rsidR="005470DA" w:rsidRPr="00061C93">
        <w:rPr>
          <w:rFonts w:ascii="Verdana" w:hAnsi="Verdana"/>
          <w:b/>
          <w:color w:val="548DD4" w:themeColor="text2" w:themeTint="99"/>
          <w:sz w:val="24"/>
          <w:szCs w:val="24"/>
        </w:rPr>
        <w:t xml:space="preserve"> </w:t>
      </w:r>
    </w:p>
    <w:p w:rsidR="005470DA" w:rsidRPr="00F214E5" w:rsidRDefault="005470DA" w:rsidP="005470DA">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 xml:space="preserve">Devuelve los recorridos </w:t>
      </w:r>
      <w:r w:rsidR="00062CF0">
        <w:rPr>
          <w:lang w:val="es-ES" w:eastAsia="es-ES"/>
        </w:rPr>
        <w:t xml:space="preserve">y </w:t>
      </w:r>
      <w:r w:rsidR="009A6098">
        <w:rPr>
          <w:lang w:val="es-ES" w:eastAsia="es-ES"/>
        </w:rPr>
        <w:t xml:space="preserve">abreviaturas de bandera </w:t>
      </w:r>
      <w:r>
        <w:rPr>
          <w:lang w:val="es-ES" w:eastAsia="es-ES"/>
        </w:rPr>
        <w:t xml:space="preserve">para </w:t>
      </w:r>
      <w:r w:rsidR="009A6098">
        <w:rPr>
          <w:lang w:val="es-ES" w:eastAsia="es-ES"/>
        </w:rPr>
        <w:t xml:space="preserve">la línea parada </w:t>
      </w:r>
      <w:r>
        <w:rPr>
          <w:lang w:val="es-ES" w:eastAsia="es-ES"/>
        </w:rPr>
        <w:t>que recibe como parámetro</w:t>
      </w:r>
      <w:r w:rsidR="009A6098">
        <w:rPr>
          <w:lang w:val="es-ES" w:eastAsia="es-ES"/>
        </w:rPr>
        <w:t>.</w:t>
      </w:r>
    </w:p>
    <w:p w:rsidR="005470DA" w:rsidRDefault="005470DA" w:rsidP="005470DA">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tblPr>
      <w:tblGrid>
        <w:gridCol w:w="3628"/>
        <w:gridCol w:w="1381"/>
        <w:gridCol w:w="1963"/>
      </w:tblGrid>
      <w:tr w:rsidR="005470DA" w:rsidRPr="00915696" w:rsidTr="00062CF0">
        <w:tc>
          <w:tcPr>
            <w:tcW w:w="3628" w:type="dxa"/>
          </w:tcPr>
          <w:p w:rsidR="005470DA" w:rsidRPr="00915696" w:rsidRDefault="005470DA"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rsidR="005470DA" w:rsidRPr="00915696" w:rsidRDefault="005470DA" w:rsidP="00062CF0">
            <w:pPr>
              <w:rPr>
                <w:rFonts w:eastAsia="Times New Roman" w:cs="Arial"/>
                <w:b/>
                <w:color w:val="000000" w:themeColor="text1"/>
              </w:rPr>
            </w:pPr>
            <w:r w:rsidRPr="00915696">
              <w:rPr>
                <w:rFonts w:eastAsia="Times New Roman" w:cs="Arial"/>
                <w:b/>
                <w:color w:val="000000" w:themeColor="text1"/>
              </w:rPr>
              <w:t>Tipo parámetro</w:t>
            </w:r>
          </w:p>
        </w:tc>
        <w:tc>
          <w:tcPr>
            <w:tcW w:w="1963" w:type="dxa"/>
          </w:tcPr>
          <w:p w:rsidR="005470DA" w:rsidRPr="00915696" w:rsidRDefault="005470DA" w:rsidP="00062CF0">
            <w:pPr>
              <w:rPr>
                <w:rFonts w:eastAsia="Times New Roman" w:cs="Arial"/>
                <w:b/>
                <w:color w:val="000000" w:themeColor="text1"/>
              </w:rPr>
            </w:pPr>
            <w:r w:rsidRPr="00915696">
              <w:rPr>
                <w:rFonts w:eastAsia="Times New Roman" w:cs="Arial"/>
                <w:b/>
                <w:color w:val="000000" w:themeColor="text1"/>
              </w:rPr>
              <w:t>Descripción</w:t>
            </w:r>
          </w:p>
        </w:tc>
      </w:tr>
      <w:tr w:rsidR="005470DA" w:rsidRPr="00915696" w:rsidTr="00062CF0">
        <w:tc>
          <w:tcPr>
            <w:tcW w:w="3628" w:type="dxa"/>
          </w:tcPr>
          <w:p w:rsidR="005470DA" w:rsidRPr="00915696" w:rsidRDefault="005470DA" w:rsidP="00062CF0">
            <w:pPr>
              <w:rPr>
                <w:color w:val="000000" w:themeColor="text1"/>
                <w:lang w:eastAsia="es-ES"/>
              </w:rPr>
            </w:pPr>
            <w:r w:rsidRPr="00915696">
              <w:rPr>
                <w:color w:val="000000" w:themeColor="text1"/>
                <w:lang w:eastAsia="es-ES"/>
              </w:rPr>
              <w:t>usuario</w:t>
            </w:r>
          </w:p>
        </w:tc>
        <w:tc>
          <w:tcPr>
            <w:tcW w:w="1381" w:type="dxa"/>
          </w:tcPr>
          <w:p w:rsidR="005470DA" w:rsidRPr="00915696" w:rsidRDefault="005470DA" w:rsidP="00062CF0">
            <w:pPr>
              <w:rPr>
                <w:color w:val="000000" w:themeColor="text1"/>
                <w:lang w:eastAsia="es-ES"/>
              </w:rPr>
            </w:pPr>
            <w:r w:rsidRPr="00915696">
              <w:rPr>
                <w:color w:val="000000" w:themeColor="text1"/>
                <w:lang w:eastAsia="es-ES"/>
              </w:rPr>
              <w:t>string</w:t>
            </w:r>
          </w:p>
        </w:tc>
        <w:tc>
          <w:tcPr>
            <w:tcW w:w="1963" w:type="dxa"/>
          </w:tcPr>
          <w:p w:rsidR="005470DA" w:rsidRPr="00915696" w:rsidRDefault="005470DA" w:rsidP="00062CF0">
            <w:pPr>
              <w:rPr>
                <w:color w:val="000000" w:themeColor="text1"/>
                <w:lang w:eastAsia="es-ES"/>
              </w:rPr>
            </w:pPr>
            <w:r w:rsidRPr="00915696">
              <w:rPr>
                <w:color w:val="000000" w:themeColor="text1"/>
                <w:lang w:eastAsia="es-ES"/>
              </w:rPr>
              <w:t>Usuario de seguridad</w:t>
            </w:r>
          </w:p>
        </w:tc>
      </w:tr>
      <w:tr w:rsidR="005470DA" w:rsidRPr="00915696" w:rsidTr="00062CF0">
        <w:tc>
          <w:tcPr>
            <w:tcW w:w="3628" w:type="dxa"/>
          </w:tcPr>
          <w:p w:rsidR="005470DA" w:rsidRPr="00915696" w:rsidRDefault="005470DA" w:rsidP="00062CF0">
            <w:pPr>
              <w:rPr>
                <w:color w:val="000000" w:themeColor="text1"/>
                <w:lang w:eastAsia="es-ES"/>
              </w:rPr>
            </w:pPr>
            <w:r w:rsidRPr="00915696">
              <w:rPr>
                <w:color w:val="000000" w:themeColor="text1"/>
                <w:lang w:eastAsia="es-ES"/>
              </w:rPr>
              <w:t>clave</w:t>
            </w:r>
          </w:p>
        </w:tc>
        <w:tc>
          <w:tcPr>
            <w:tcW w:w="1381" w:type="dxa"/>
          </w:tcPr>
          <w:p w:rsidR="005470DA" w:rsidRPr="00915696" w:rsidRDefault="005470DA" w:rsidP="00062CF0">
            <w:pPr>
              <w:rPr>
                <w:color w:val="000000" w:themeColor="text1"/>
                <w:lang w:eastAsia="es-ES"/>
              </w:rPr>
            </w:pPr>
            <w:r w:rsidRPr="00915696">
              <w:rPr>
                <w:color w:val="000000" w:themeColor="text1"/>
                <w:lang w:eastAsia="es-ES"/>
              </w:rPr>
              <w:t>string</w:t>
            </w:r>
          </w:p>
        </w:tc>
        <w:tc>
          <w:tcPr>
            <w:tcW w:w="1963" w:type="dxa"/>
          </w:tcPr>
          <w:p w:rsidR="005470DA" w:rsidRPr="00915696" w:rsidRDefault="005470DA" w:rsidP="00062CF0">
            <w:pPr>
              <w:rPr>
                <w:color w:val="000000" w:themeColor="text1"/>
                <w:lang w:eastAsia="es-ES"/>
              </w:rPr>
            </w:pPr>
            <w:r w:rsidRPr="00915696">
              <w:rPr>
                <w:color w:val="000000" w:themeColor="text1"/>
                <w:lang w:eastAsia="es-ES"/>
              </w:rPr>
              <w:t>Clave de seguridad</w:t>
            </w:r>
          </w:p>
        </w:tc>
      </w:tr>
      <w:tr w:rsidR="005470DA" w:rsidRPr="00915696" w:rsidTr="00062CF0">
        <w:tc>
          <w:tcPr>
            <w:tcW w:w="3628" w:type="dxa"/>
          </w:tcPr>
          <w:p w:rsidR="005470DA" w:rsidRPr="00915696" w:rsidRDefault="005470DA" w:rsidP="00062CF0">
            <w:pPr>
              <w:rPr>
                <w:color w:val="000000" w:themeColor="text1"/>
                <w:lang w:eastAsia="es-ES"/>
              </w:rPr>
            </w:pPr>
            <w:r>
              <w:rPr>
                <w:color w:val="000000" w:themeColor="text1"/>
                <w:lang w:eastAsia="es-ES"/>
              </w:rPr>
              <w:t>codigoLineaParada</w:t>
            </w:r>
          </w:p>
        </w:tc>
        <w:tc>
          <w:tcPr>
            <w:tcW w:w="1381" w:type="dxa"/>
          </w:tcPr>
          <w:p w:rsidR="005470DA" w:rsidRPr="00915696" w:rsidRDefault="005470DA" w:rsidP="00062CF0">
            <w:pPr>
              <w:rPr>
                <w:color w:val="000000" w:themeColor="text1"/>
                <w:lang w:eastAsia="es-ES"/>
              </w:rPr>
            </w:pPr>
            <w:r>
              <w:rPr>
                <w:color w:val="000000" w:themeColor="text1"/>
                <w:lang w:eastAsia="es-ES"/>
              </w:rPr>
              <w:t>int</w:t>
            </w:r>
          </w:p>
        </w:tc>
        <w:tc>
          <w:tcPr>
            <w:tcW w:w="1963" w:type="dxa"/>
          </w:tcPr>
          <w:p w:rsidR="005470DA" w:rsidRPr="00915696" w:rsidRDefault="005470DA" w:rsidP="00062CF0">
            <w:pPr>
              <w:rPr>
                <w:color w:val="000000" w:themeColor="text1"/>
                <w:lang w:eastAsia="es-ES"/>
              </w:rPr>
            </w:pPr>
            <w:r>
              <w:rPr>
                <w:color w:val="000000" w:themeColor="text1"/>
                <w:lang w:eastAsia="es-ES"/>
              </w:rPr>
              <w:t>Código de línea parada</w:t>
            </w:r>
          </w:p>
        </w:tc>
      </w:tr>
      <w:tr w:rsidR="005470DA" w:rsidRPr="00915696" w:rsidTr="00062CF0">
        <w:tc>
          <w:tcPr>
            <w:tcW w:w="3628" w:type="dxa"/>
          </w:tcPr>
          <w:p w:rsidR="005470DA" w:rsidRPr="00915696" w:rsidRDefault="005470DA"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5470DA" w:rsidRPr="00915696" w:rsidRDefault="005470DA"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1963" w:type="dxa"/>
          </w:tcPr>
          <w:p w:rsidR="005470DA" w:rsidRPr="00915696" w:rsidRDefault="005470DA"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rsidR="005470DA" w:rsidRPr="00915696" w:rsidRDefault="005470DA" w:rsidP="005470DA">
      <w:pPr>
        <w:rPr>
          <w:color w:val="000000" w:themeColor="text1"/>
          <w:lang w:val="es-ES" w:eastAsia="es-ES"/>
        </w:rPr>
      </w:pPr>
    </w:p>
    <w:p w:rsidR="005470DA" w:rsidRDefault="005470DA" w:rsidP="005470DA">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rsidR="0031155B" w:rsidRDefault="0031155B" w:rsidP="0031155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Puntos’</w:t>
      </w:r>
      <w:r w:rsidRPr="00BC22A4">
        <w:rPr>
          <w:rFonts w:eastAsia="Times New Roman" w:cstheme="majorBidi"/>
          <w:bCs/>
          <w:color w:val="000000" w:themeColor="text1"/>
          <w:lang w:val="es-ES" w:eastAsia="es-ES"/>
        </w:rPr>
        <w:t>:</w:t>
      </w:r>
    </w:p>
    <w:p w:rsidR="00E34405" w:rsidRPr="00BC22A4" w:rsidRDefault="00E34405" w:rsidP="00E34405">
      <w:pPr>
        <w:pStyle w:val="Prrafodelista"/>
        <w:keepNext/>
        <w:keepLines/>
        <w:numPr>
          <w:ilvl w:val="1"/>
          <w:numId w:val="14"/>
        </w:numPr>
        <w:spacing w:before="200" w:after="0"/>
        <w:outlineLvl w:val="1"/>
        <w:rPr>
          <w:rFonts w:eastAsia="Times New Roman" w:cstheme="majorBidi"/>
          <w:bCs/>
          <w:color w:val="000000" w:themeColor="text1"/>
          <w:lang w:val="es-ES" w:eastAsia="es-ES"/>
        </w:rPr>
      </w:pPr>
      <w:r>
        <w:rPr>
          <w:rFonts w:eastAsia="Times New Roman" w:cstheme="majorBidi"/>
          <w:bCs/>
          <w:color w:val="000000" w:themeColor="text1"/>
          <w:lang w:val="es-ES" w:eastAsia="es-ES"/>
        </w:rPr>
        <w:t>Código de bandera</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 xml:space="preserve">Descripción </w:t>
      </w:r>
      <w:r w:rsidR="00AC46DF">
        <w:rPr>
          <w:rFonts w:eastAsia="Times New Roman" w:cs="Arial"/>
          <w:color w:val="222222"/>
          <w:lang w:eastAsia="es-ES"/>
        </w:rPr>
        <w:t xml:space="preserve">corta </w:t>
      </w:r>
      <w:r>
        <w:rPr>
          <w:rFonts w:eastAsia="Times New Roman" w:cs="Arial"/>
          <w:color w:val="222222"/>
          <w:lang w:eastAsia="es-ES"/>
        </w:rPr>
        <w:t>bandera</w:t>
      </w:r>
    </w:p>
    <w:p w:rsidR="00AC46DF" w:rsidRDefault="00AC46DF"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larga bandera</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31155B" w:rsidRPr="00460F02" w:rsidRDefault="0031155B" w:rsidP="00D15E33">
      <w:pPr>
        <w:tabs>
          <w:tab w:val="left" w:pos="7230"/>
        </w:tabs>
        <w:spacing w:before="136" w:after="100" w:afterAutospacing="1" w:line="240" w:lineRule="auto"/>
        <w:rPr>
          <w:i/>
        </w:rPr>
      </w:pPr>
      <w:r w:rsidRPr="00460F02">
        <w:rPr>
          <w:b/>
          <w:i/>
          <w:u w:val="single"/>
        </w:rPr>
        <w:t xml:space="preserve">Devoluciones con error: </w:t>
      </w:r>
    </w:p>
    <w:p w:rsidR="0031155B" w:rsidRPr="004877A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recorridos para esa línea parada</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31155B" w:rsidRDefault="0031155B" w:rsidP="00062CF0">
      <w:pPr>
        <w:keepNext/>
        <w:keepLines/>
        <w:spacing w:before="200" w:after="0"/>
        <w:outlineLvl w:val="2"/>
        <w:rPr>
          <w:rFonts w:eastAsia="Times New Roman" w:cstheme="majorBidi"/>
          <w:b/>
          <w:bCs/>
          <w:i/>
          <w:lang w:val="es-ES" w:eastAsia="es-ES"/>
        </w:rPr>
      </w:pPr>
    </w:p>
    <w:p w:rsidR="00062CF0" w:rsidRPr="00061C93" w:rsidRDefault="005312E5"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5" w:history="1">
        <w:r w:rsidR="00062CF0" w:rsidRPr="00061C93">
          <w:rPr>
            <w:rStyle w:val="Hipervnculo"/>
            <w:rFonts w:ascii="Verdana" w:hAnsi="Verdana"/>
            <w:b/>
            <w:color w:val="548DD4" w:themeColor="text2" w:themeTint="99"/>
            <w:sz w:val="24"/>
            <w:szCs w:val="24"/>
            <w:u w:val="none"/>
          </w:rPr>
          <w:t>RecuperarRecorridoParaMapaPorEntidadYLinea</w:t>
        </w:r>
      </w:hyperlink>
    </w:p>
    <w:p w:rsidR="00062CF0" w:rsidRPr="00F214E5" w:rsidRDefault="00062CF0" w:rsidP="00062CF0">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Devuelve los recorridos para la línea parada que recibe como parámetro.</w:t>
      </w:r>
    </w:p>
    <w:p w:rsidR="00062CF0" w:rsidRDefault="00062CF0" w:rsidP="00062CF0">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tbl>
      <w:tblPr>
        <w:tblStyle w:val="Tablaconcuadrcula"/>
        <w:tblW w:w="0" w:type="auto"/>
        <w:tblLook w:val="04A0"/>
      </w:tblPr>
      <w:tblGrid>
        <w:gridCol w:w="3628"/>
        <w:gridCol w:w="1381"/>
        <w:gridCol w:w="3604"/>
      </w:tblGrid>
      <w:tr w:rsidR="00062CF0" w:rsidRPr="00915696" w:rsidTr="00406852">
        <w:tc>
          <w:tcPr>
            <w:tcW w:w="3628" w:type="dxa"/>
          </w:tcPr>
          <w:p w:rsidR="00062CF0" w:rsidRPr="00915696" w:rsidRDefault="00062CF0" w:rsidP="00062CF0">
            <w:pPr>
              <w:rPr>
                <w:rFonts w:eastAsia="Times New Roman" w:cs="Arial"/>
                <w:b/>
                <w:color w:val="000000" w:themeColor="text1"/>
              </w:rPr>
            </w:pPr>
            <w:r w:rsidRPr="00915696">
              <w:rPr>
                <w:rFonts w:eastAsia="Times New Roman" w:cs="Arial"/>
                <w:b/>
                <w:color w:val="000000" w:themeColor="text1"/>
              </w:rPr>
              <w:t>Nombre parámetro</w:t>
            </w:r>
          </w:p>
        </w:tc>
        <w:tc>
          <w:tcPr>
            <w:tcW w:w="1381" w:type="dxa"/>
          </w:tcPr>
          <w:p w:rsidR="00062CF0" w:rsidRPr="00915696" w:rsidRDefault="00062CF0" w:rsidP="00062CF0">
            <w:pPr>
              <w:rPr>
                <w:rFonts w:eastAsia="Times New Roman" w:cs="Arial"/>
                <w:b/>
                <w:color w:val="000000" w:themeColor="text1"/>
              </w:rPr>
            </w:pPr>
            <w:r w:rsidRPr="00915696">
              <w:rPr>
                <w:rFonts w:eastAsia="Times New Roman" w:cs="Arial"/>
                <w:b/>
                <w:color w:val="000000" w:themeColor="text1"/>
              </w:rPr>
              <w:t>Tipo parámetro</w:t>
            </w:r>
          </w:p>
        </w:tc>
        <w:tc>
          <w:tcPr>
            <w:tcW w:w="3604" w:type="dxa"/>
          </w:tcPr>
          <w:p w:rsidR="00062CF0" w:rsidRPr="00915696" w:rsidRDefault="00062CF0" w:rsidP="00062CF0">
            <w:pPr>
              <w:rPr>
                <w:rFonts w:eastAsia="Times New Roman" w:cs="Arial"/>
                <w:b/>
                <w:color w:val="000000" w:themeColor="text1"/>
              </w:rPr>
            </w:pPr>
            <w:r w:rsidRPr="00915696">
              <w:rPr>
                <w:rFonts w:eastAsia="Times New Roman" w:cs="Arial"/>
                <w:b/>
                <w:color w:val="000000" w:themeColor="text1"/>
              </w:rPr>
              <w:t>Descripción</w:t>
            </w:r>
          </w:p>
        </w:tc>
      </w:tr>
      <w:tr w:rsidR="00062CF0" w:rsidRPr="00915696" w:rsidTr="00406852">
        <w:tc>
          <w:tcPr>
            <w:tcW w:w="3628" w:type="dxa"/>
          </w:tcPr>
          <w:p w:rsidR="00062CF0" w:rsidRPr="00915696" w:rsidRDefault="00F9318D" w:rsidP="00062CF0">
            <w:pPr>
              <w:rPr>
                <w:color w:val="000000" w:themeColor="text1"/>
                <w:lang w:eastAsia="es-ES"/>
              </w:rPr>
            </w:pPr>
            <w:r w:rsidRPr="00915696">
              <w:rPr>
                <w:color w:val="000000" w:themeColor="text1"/>
                <w:lang w:eastAsia="es-ES"/>
              </w:rPr>
              <w:t>U</w:t>
            </w:r>
            <w:r w:rsidR="00062CF0" w:rsidRPr="00915696">
              <w:rPr>
                <w:color w:val="000000" w:themeColor="text1"/>
                <w:lang w:eastAsia="es-ES"/>
              </w:rPr>
              <w:t>suario</w:t>
            </w:r>
          </w:p>
        </w:tc>
        <w:tc>
          <w:tcPr>
            <w:tcW w:w="1381" w:type="dxa"/>
          </w:tcPr>
          <w:p w:rsidR="00062CF0" w:rsidRPr="00915696" w:rsidRDefault="00062CF0" w:rsidP="00062CF0">
            <w:pPr>
              <w:rPr>
                <w:color w:val="000000" w:themeColor="text1"/>
                <w:lang w:eastAsia="es-ES"/>
              </w:rPr>
            </w:pPr>
            <w:r w:rsidRPr="00915696">
              <w:rPr>
                <w:color w:val="000000" w:themeColor="text1"/>
                <w:lang w:eastAsia="es-ES"/>
              </w:rPr>
              <w:t>string</w:t>
            </w:r>
          </w:p>
        </w:tc>
        <w:tc>
          <w:tcPr>
            <w:tcW w:w="3604" w:type="dxa"/>
          </w:tcPr>
          <w:p w:rsidR="00062CF0" w:rsidRPr="00915696" w:rsidRDefault="00062CF0" w:rsidP="00062CF0">
            <w:pPr>
              <w:rPr>
                <w:color w:val="000000" w:themeColor="text1"/>
                <w:lang w:eastAsia="es-ES"/>
              </w:rPr>
            </w:pPr>
            <w:r w:rsidRPr="00915696">
              <w:rPr>
                <w:color w:val="000000" w:themeColor="text1"/>
                <w:lang w:eastAsia="es-ES"/>
              </w:rPr>
              <w:t>Usuario de seguridad</w:t>
            </w:r>
          </w:p>
        </w:tc>
      </w:tr>
      <w:tr w:rsidR="00062CF0" w:rsidRPr="00915696" w:rsidTr="00406852">
        <w:tc>
          <w:tcPr>
            <w:tcW w:w="3628" w:type="dxa"/>
          </w:tcPr>
          <w:p w:rsidR="00062CF0" w:rsidRPr="00915696" w:rsidRDefault="00F9318D" w:rsidP="00062CF0">
            <w:pPr>
              <w:rPr>
                <w:color w:val="000000" w:themeColor="text1"/>
                <w:lang w:eastAsia="es-ES"/>
              </w:rPr>
            </w:pPr>
            <w:r w:rsidRPr="00915696">
              <w:rPr>
                <w:color w:val="000000" w:themeColor="text1"/>
                <w:lang w:eastAsia="es-ES"/>
              </w:rPr>
              <w:lastRenderedPageBreak/>
              <w:t>C</w:t>
            </w:r>
            <w:r w:rsidR="00062CF0" w:rsidRPr="00915696">
              <w:rPr>
                <w:color w:val="000000" w:themeColor="text1"/>
                <w:lang w:eastAsia="es-ES"/>
              </w:rPr>
              <w:t>lave</w:t>
            </w:r>
          </w:p>
        </w:tc>
        <w:tc>
          <w:tcPr>
            <w:tcW w:w="1381" w:type="dxa"/>
          </w:tcPr>
          <w:p w:rsidR="00062CF0" w:rsidRPr="00915696" w:rsidRDefault="00062CF0" w:rsidP="00062CF0">
            <w:pPr>
              <w:rPr>
                <w:color w:val="000000" w:themeColor="text1"/>
                <w:lang w:eastAsia="es-ES"/>
              </w:rPr>
            </w:pPr>
            <w:r w:rsidRPr="00915696">
              <w:rPr>
                <w:color w:val="000000" w:themeColor="text1"/>
                <w:lang w:eastAsia="es-ES"/>
              </w:rPr>
              <w:t>string</w:t>
            </w:r>
          </w:p>
        </w:tc>
        <w:tc>
          <w:tcPr>
            <w:tcW w:w="3604" w:type="dxa"/>
          </w:tcPr>
          <w:p w:rsidR="00062CF0" w:rsidRPr="00915696" w:rsidRDefault="00062CF0" w:rsidP="00062CF0">
            <w:pPr>
              <w:rPr>
                <w:color w:val="000000" w:themeColor="text1"/>
                <w:lang w:eastAsia="es-ES"/>
              </w:rPr>
            </w:pPr>
            <w:r w:rsidRPr="00915696">
              <w:rPr>
                <w:color w:val="000000" w:themeColor="text1"/>
                <w:lang w:eastAsia="es-ES"/>
              </w:rPr>
              <w:t>Clave de seguridad</w:t>
            </w:r>
          </w:p>
        </w:tc>
      </w:tr>
      <w:tr w:rsidR="00062CF0" w:rsidRPr="00915696" w:rsidTr="00406852">
        <w:tc>
          <w:tcPr>
            <w:tcW w:w="3628" w:type="dxa"/>
          </w:tcPr>
          <w:p w:rsidR="00062CF0" w:rsidRPr="00915696" w:rsidRDefault="00062CF0" w:rsidP="00062CF0">
            <w:pPr>
              <w:rPr>
                <w:color w:val="000000" w:themeColor="text1"/>
                <w:lang w:eastAsia="es-ES"/>
              </w:rPr>
            </w:pPr>
            <w:r>
              <w:rPr>
                <w:color w:val="000000" w:themeColor="text1"/>
                <w:lang w:eastAsia="es-ES"/>
              </w:rPr>
              <w:t>codigoLineaParada</w:t>
            </w:r>
          </w:p>
        </w:tc>
        <w:tc>
          <w:tcPr>
            <w:tcW w:w="1381" w:type="dxa"/>
          </w:tcPr>
          <w:p w:rsidR="00062CF0" w:rsidRPr="00915696" w:rsidRDefault="00062CF0" w:rsidP="00062CF0">
            <w:pPr>
              <w:rPr>
                <w:color w:val="000000" w:themeColor="text1"/>
                <w:lang w:eastAsia="es-ES"/>
              </w:rPr>
            </w:pPr>
            <w:r>
              <w:rPr>
                <w:color w:val="000000" w:themeColor="text1"/>
                <w:lang w:eastAsia="es-ES"/>
              </w:rPr>
              <w:t>int</w:t>
            </w:r>
          </w:p>
        </w:tc>
        <w:tc>
          <w:tcPr>
            <w:tcW w:w="3604" w:type="dxa"/>
          </w:tcPr>
          <w:p w:rsidR="00062CF0" w:rsidRPr="00915696" w:rsidRDefault="00062CF0" w:rsidP="00062CF0">
            <w:pPr>
              <w:rPr>
                <w:color w:val="000000" w:themeColor="text1"/>
                <w:lang w:eastAsia="es-ES"/>
              </w:rPr>
            </w:pPr>
            <w:r>
              <w:rPr>
                <w:color w:val="000000" w:themeColor="text1"/>
                <w:lang w:eastAsia="es-ES"/>
              </w:rPr>
              <w:t>Código de línea parada</w:t>
            </w:r>
          </w:p>
        </w:tc>
      </w:tr>
      <w:tr w:rsidR="00062CF0" w:rsidRPr="00915696" w:rsidTr="00406852">
        <w:tc>
          <w:tcPr>
            <w:tcW w:w="3628" w:type="dxa"/>
          </w:tcPr>
          <w:p w:rsidR="00062CF0" w:rsidRPr="00915696" w:rsidRDefault="00062CF0" w:rsidP="00062CF0">
            <w:pPr>
              <w:rPr>
                <w:rFonts w:eastAsia="Times New Roman" w:cs="Arial"/>
                <w:color w:val="000000" w:themeColor="text1"/>
                <w:lang w:eastAsia="es-ES"/>
              </w:rPr>
            </w:pPr>
            <w:r w:rsidRPr="00AD63E8">
              <w:rPr>
                <w:rFonts w:eastAsia="Times New Roman" w:cs="Arial"/>
                <w:color w:val="000000" w:themeColor="text1"/>
                <w:lang w:eastAsia="es-ES"/>
              </w:rPr>
              <w:t>isSubLinea</w:t>
            </w:r>
          </w:p>
        </w:tc>
        <w:tc>
          <w:tcPr>
            <w:tcW w:w="1381" w:type="dxa"/>
          </w:tcPr>
          <w:p w:rsidR="00062CF0" w:rsidRPr="00915696" w:rsidRDefault="00062CF0" w:rsidP="00062CF0">
            <w:pPr>
              <w:rPr>
                <w:rFonts w:eastAsia="Times New Roman" w:cs="Arial"/>
                <w:color w:val="000000" w:themeColor="text1"/>
                <w:lang w:eastAsia="es-ES"/>
              </w:rPr>
            </w:pPr>
            <w:r>
              <w:rPr>
                <w:rFonts w:eastAsia="Times New Roman" w:cs="Arial"/>
                <w:color w:val="000000" w:themeColor="text1"/>
                <w:lang w:eastAsia="es-ES"/>
              </w:rPr>
              <w:t>boolean</w:t>
            </w:r>
          </w:p>
        </w:tc>
        <w:tc>
          <w:tcPr>
            <w:tcW w:w="3604" w:type="dxa"/>
          </w:tcPr>
          <w:p w:rsidR="00062CF0" w:rsidRPr="00915696" w:rsidRDefault="00062CF0" w:rsidP="00062CF0">
            <w:pPr>
              <w:rPr>
                <w:rFonts w:eastAsia="Times New Roman" w:cs="Arial"/>
                <w:color w:val="000000" w:themeColor="text1"/>
                <w:lang w:eastAsia="es-ES"/>
              </w:rPr>
            </w:pPr>
            <w:r w:rsidRPr="00AD63E8">
              <w:rPr>
                <w:rFonts w:eastAsia="Times New Roman" w:cs="Arial"/>
                <w:color w:val="000000" w:themeColor="text1"/>
                <w:lang w:eastAsia="es-ES"/>
              </w:rPr>
              <w:t>Setear este valor en 1 si es subLinea</w:t>
            </w:r>
            <w:r>
              <w:rPr>
                <w:rFonts w:eastAsia="Times New Roman" w:cs="Arial"/>
                <w:color w:val="000000" w:themeColor="text1"/>
                <w:lang w:eastAsia="es-ES"/>
              </w:rPr>
              <w:t>, de lo contrario en 0.</w:t>
            </w:r>
          </w:p>
        </w:tc>
      </w:tr>
    </w:tbl>
    <w:p w:rsidR="00062CF0" w:rsidRPr="00915696" w:rsidRDefault="00062CF0" w:rsidP="00062CF0">
      <w:pPr>
        <w:rPr>
          <w:color w:val="000000" w:themeColor="text1"/>
          <w:lang w:val="es-ES" w:eastAsia="es-ES"/>
        </w:rPr>
      </w:pPr>
    </w:p>
    <w:p w:rsidR="00062CF0" w:rsidRDefault="00062CF0" w:rsidP="00062CF0">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devuelve:</w:t>
      </w:r>
      <w:r>
        <w:rPr>
          <w:rFonts w:eastAsia="Times New Roman" w:cstheme="majorBidi"/>
          <w:b/>
          <w:bCs/>
          <w:i/>
          <w:color w:val="000000" w:themeColor="text1"/>
          <w:lang w:val="es-ES" w:eastAsia="es-ES"/>
        </w:rPr>
        <w:t xml:space="preserve"> string</w:t>
      </w:r>
    </w:p>
    <w:p w:rsidR="0031155B" w:rsidRPr="00BC22A4" w:rsidRDefault="0031155B" w:rsidP="0031155B">
      <w:pPr>
        <w:pStyle w:val="Prrafodelista"/>
        <w:keepNext/>
        <w:keepLines/>
        <w:numPr>
          <w:ilvl w:val="0"/>
          <w:numId w:val="14"/>
        </w:numPr>
        <w:spacing w:before="200" w:after="0"/>
        <w:outlineLvl w:val="1"/>
        <w:rPr>
          <w:rFonts w:eastAsia="Times New Roman" w:cstheme="majorBidi"/>
          <w:bCs/>
          <w:color w:val="000000" w:themeColor="text1"/>
          <w:lang w:val="es-ES" w:eastAsia="es-ES"/>
        </w:rPr>
      </w:pPr>
      <w:r w:rsidRPr="00BC22A4">
        <w:rPr>
          <w:rFonts w:eastAsia="Times New Roman" w:cstheme="majorBidi"/>
          <w:bCs/>
          <w:color w:val="000000" w:themeColor="text1"/>
          <w:lang w:val="es-ES" w:eastAsia="es-ES"/>
        </w:rPr>
        <w:t>Array ‘</w:t>
      </w:r>
      <w:r>
        <w:rPr>
          <w:rFonts w:eastAsia="Times New Roman" w:cstheme="majorBidi"/>
          <w:bCs/>
          <w:color w:val="000000" w:themeColor="text1"/>
          <w:lang w:val="es-ES" w:eastAsia="es-ES"/>
        </w:rPr>
        <w:t>Puntos’</w:t>
      </w:r>
      <w:r w:rsidRPr="00BC22A4">
        <w:rPr>
          <w:rFonts w:eastAsia="Times New Roman" w:cstheme="majorBidi"/>
          <w:bCs/>
          <w:color w:val="000000" w:themeColor="text1"/>
          <w:lang w:val="es-ES" w:eastAsia="es-ES"/>
        </w:rPr>
        <w:t>:</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Descripción bandera</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Latitud</w:t>
      </w:r>
    </w:p>
    <w:p w:rsidR="0031155B" w:rsidRPr="0077324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Pr>
          <w:rFonts w:eastAsia="Times New Roman" w:cs="Arial"/>
          <w:color w:val="222222"/>
          <w:lang w:eastAsia="es-ES"/>
        </w:rPr>
        <w:t>Longitud</w:t>
      </w:r>
    </w:p>
    <w:p w:rsidR="0031155B" w:rsidRPr="00460F02" w:rsidRDefault="0031155B" w:rsidP="0031155B">
      <w:pPr>
        <w:spacing w:before="136" w:after="100" w:afterAutospacing="1" w:line="240" w:lineRule="auto"/>
        <w:rPr>
          <w:i/>
        </w:rPr>
      </w:pPr>
      <w:r w:rsidRPr="00460F02">
        <w:rPr>
          <w:b/>
          <w:i/>
          <w:u w:val="single"/>
        </w:rPr>
        <w:t xml:space="preserve">Devoluciones con error: </w:t>
      </w:r>
    </w:p>
    <w:p w:rsidR="0031155B" w:rsidRPr="004877A4"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-1|No</w:t>
      </w:r>
      <w:r>
        <w:rPr>
          <w:rFonts w:eastAsia="Times New Roman" w:cs="Arial"/>
          <w:color w:val="222222"/>
          <w:lang w:eastAsia="es-ES"/>
        </w:rPr>
        <w:t xml:space="preserve"> e</w:t>
      </w:r>
      <w:r w:rsidRPr="004877A4">
        <w:rPr>
          <w:rFonts w:eastAsia="Times New Roman" w:cs="Arial"/>
          <w:color w:val="222222"/>
          <w:lang w:eastAsia="es-ES"/>
        </w:rPr>
        <w:t>xisten</w:t>
      </w:r>
      <w:r>
        <w:rPr>
          <w:rFonts w:eastAsia="Times New Roman" w:cs="Arial"/>
          <w:color w:val="222222"/>
          <w:lang w:eastAsia="es-ES"/>
        </w:rPr>
        <w:t xml:space="preserve"> recorridos para esa línea parada</w:t>
      </w:r>
    </w:p>
    <w:p w:rsidR="0031155B" w:rsidRDefault="0031155B" w:rsidP="0031155B">
      <w:pPr>
        <w:pStyle w:val="Prrafodelista"/>
        <w:numPr>
          <w:ilvl w:val="0"/>
          <w:numId w:val="15"/>
        </w:numPr>
        <w:shd w:val="clear" w:color="auto" w:fill="FFFFFF"/>
        <w:spacing w:after="0" w:line="240" w:lineRule="auto"/>
        <w:rPr>
          <w:rFonts w:eastAsia="Times New Roman" w:cs="Arial"/>
          <w:color w:val="222222"/>
          <w:lang w:eastAsia="es-ES"/>
        </w:rPr>
      </w:pPr>
      <w:r w:rsidRPr="004877A4">
        <w:rPr>
          <w:rFonts w:eastAsia="Times New Roman" w:cs="Arial"/>
          <w:color w:val="222222"/>
          <w:lang w:eastAsia="es-ES"/>
        </w:rPr>
        <w:t>-</w:t>
      </w:r>
      <w:r>
        <w:rPr>
          <w:rFonts w:eastAsia="Times New Roman" w:cs="Arial"/>
          <w:color w:val="222222"/>
          <w:lang w:eastAsia="es-ES"/>
        </w:rPr>
        <w:t>8|</w:t>
      </w:r>
      <w:r w:rsidRPr="004877A4">
        <w:rPr>
          <w:rFonts w:eastAsia="Times New Roman" w:cs="Arial"/>
          <w:color w:val="222222"/>
          <w:lang w:eastAsia="es-ES"/>
        </w:rPr>
        <w:t>ErrorDeLogueo</w:t>
      </w:r>
    </w:p>
    <w:p w:rsidR="00C53AD9" w:rsidRDefault="00C53AD9" w:rsidP="00634233">
      <w:pPr>
        <w:pStyle w:val="Prrafodelista"/>
        <w:shd w:val="clear" w:color="auto" w:fill="FFFFFF"/>
        <w:spacing w:after="0" w:line="240" w:lineRule="auto"/>
        <w:ind w:left="1440"/>
        <w:rPr>
          <w:rFonts w:eastAsia="Times New Roman" w:cs="Arial"/>
          <w:color w:val="222222"/>
          <w:lang w:eastAsia="es-ES"/>
        </w:rPr>
      </w:pPr>
    </w:p>
    <w:p w:rsidR="00494EC5" w:rsidRDefault="00494EC5" w:rsidP="0031155B">
      <w:pPr>
        <w:pStyle w:val="Prrafodelista"/>
        <w:keepNext/>
        <w:keepLines/>
        <w:spacing w:before="200" w:after="0"/>
        <w:outlineLvl w:val="2"/>
        <w:rPr>
          <w:color w:val="000000" w:themeColor="text1"/>
          <w:lang w:val="es-ES" w:eastAsia="es-ES"/>
        </w:rPr>
      </w:pPr>
    </w:p>
    <w:p w:rsidR="00F9318D" w:rsidRPr="00061C93" w:rsidRDefault="005312E5"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6" w:history="1">
        <w:r w:rsidR="00F9318D" w:rsidRPr="00061C93">
          <w:rPr>
            <w:rStyle w:val="Hipervnculo"/>
            <w:rFonts w:ascii="Verdana" w:hAnsi="Verdana"/>
            <w:b/>
            <w:color w:val="548DD4" w:themeColor="text2" w:themeTint="99"/>
            <w:sz w:val="24"/>
            <w:szCs w:val="24"/>
            <w:u w:val="none"/>
          </w:rPr>
          <w:t>RecuperarBanderasEnFuncionamiento</w:t>
        </w:r>
      </w:hyperlink>
    </w:p>
    <w:p w:rsidR="00F9318D" w:rsidRPr="00F214E5" w:rsidRDefault="00F9318D" w:rsidP="00F9318D">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Devuelve los datos de las banderas con las que hay coches logueados en ese momento para las empresas pertenecientes a la entidad que recibe como parámetro.</w:t>
      </w:r>
    </w:p>
    <w:p w:rsidR="00F9318D" w:rsidRDefault="00F9318D" w:rsidP="00F9318D">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F9318D" w:rsidRDefault="00F9318D" w:rsidP="00F9318D">
      <w:pPr>
        <w:keepNext/>
        <w:keepLines/>
        <w:spacing w:before="200" w:after="0"/>
        <w:outlineLvl w:val="2"/>
        <w:rPr>
          <w:rFonts w:eastAsia="Times New Roman" w:cstheme="majorBidi"/>
          <w:b/>
          <w:bCs/>
          <w:i/>
          <w:color w:val="000000" w:themeColor="text1"/>
          <w:lang w:val="es-ES" w:eastAsia="es-ES"/>
        </w:rPr>
      </w:pPr>
    </w:p>
    <w:tbl>
      <w:tblPr>
        <w:tblStyle w:val="Tablaconcuadrcula"/>
        <w:tblW w:w="0" w:type="auto"/>
        <w:jc w:val="center"/>
        <w:tblInd w:w="-684" w:type="dxa"/>
        <w:tblLook w:val="04A0"/>
      </w:tblPr>
      <w:tblGrid>
        <w:gridCol w:w="2777"/>
        <w:gridCol w:w="3343"/>
      </w:tblGrid>
      <w:tr w:rsidR="00F9318D" w:rsidRPr="004A3BD3" w:rsidTr="00656F3D">
        <w:trPr>
          <w:jc w:val="center"/>
        </w:trPr>
        <w:tc>
          <w:tcPr>
            <w:tcW w:w="2777" w:type="dxa"/>
            <w:shd w:val="clear" w:color="auto" w:fill="B8CCE4" w:themeFill="accent1" w:themeFillTint="66"/>
          </w:tcPr>
          <w:p w:rsidR="00F9318D" w:rsidRPr="004A3BD3" w:rsidRDefault="00F9318D"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Parámetro</w:t>
            </w:r>
          </w:p>
        </w:tc>
        <w:tc>
          <w:tcPr>
            <w:tcW w:w="3343" w:type="dxa"/>
            <w:shd w:val="clear" w:color="auto" w:fill="B8CCE4" w:themeFill="accent1" w:themeFillTint="66"/>
          </w:tcPr>
          <w:p w:rsidR="00F9318D" w:rsidRPr="004A3BD3" w:rsidRDefault="00F9318D"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 xml:space="preserve">Tipo </w:t>
            </w:r>
          </w:p>
        </w:tc>
      </w:tr>
      <w:tr w:rsidR="00F9318D" w:rsidRPr="009A21A9" w:rsidTr="00656F3D">
        <w:trPr>
          <w:trHeight w:val="247"/>
          <w:jc w:val="center"/>
        </w:trPr>
        <w:tc>
          <w:tcPr>
            <w:tcW w:w="2777" w:type="dxa"/>
          </w:tcPr>
          <w:p w:rsidR="00F9318D" w:rsidRPr="009A21A9" w:rsidRDefault="00F9318D" w:rsidP="00656F3D">
            <w:pPr>
              <w:pStyle w:val="Default"/>
              <w:spacing w:after="4"/>
              <w:jc w:val="center"/>
              <w:rPr>
                <w:rFonts w:asciiTheme="minorHAnsi" w:hAnsiTheme="minorHAnsi"/>
                <w:sz w:val="22"/>
                <w:szCs w:val="22"/>
              </w:rPr>
            </w:pPr>
            <w:r w:rsidRPr="009A21A9">
              <w:rPr>
                <w:rFonts w:asciiTheme="minorHAnsi" w:hAnsiTheme="minorHAnsi"/>
                <w:sz w:val="22"/>
                <w:szCs w:val="22"/>
              </w:rPr>
              <w:t>Usuario</w:t>
            </w:r>
          </w:p>
        </w:tc>
        <w:tc>
          <w:tcPr>
            <w:tcW w:w="3343" w:type="dxa"/>
          </w:tcPr>
          <w:p w:rsidR="00F9318D" w:rsidRPr="009A21A9" w:rsidRDefault="00F9318D"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F9318D" w:rsidRPr="009A21A9" w:rsidTr="00656F3D">
        <w:trPr>
          <w:jc w:val="center"/>
        </w:trPr>
        <w:tc>
          <w:tcPr>
            <w:tcW w:w="2777" w:type="dxa"/>
          </w:tcPr>
          <w:p w:rsidR="00F9318D" w:rsidRPr="009A21A9" w:rsidRDefault="00F9318D" w:rsidP="00656F3D">
            <w:pPr>
              <w:pStyle w:val="Default"/>
              <w:spacing w:after="4"/>
              <w:jc w:val="center"/>
              <w:rPr>
                <w:rFonts w:asciiTheme="minorHAnsi" w:hAnsiTheme="minorHAnsi"/>
                <w:sz w:val="22"/>
                <w:szCs w:val="22"/>
              </w:rPr>
            </w:pPr>
            <w:r w:rsidRPr="009A21A9">
              <w:rPr>
                <w:rFonts w:asciiTheme="minorHAnsi" w:hAnsiTheme="minorHAnsi"/>
                <w:sz w:val="22"/>
                <w:szCs w:val="22"/>
              </w:rPr>
              <w:t>Clave</w:t>
            </w:r>
          </w:p>
        </w:tc>
        <w:tc>
          <w:tcPr>
            <w:tcW w:w="3343" w:type="dxa"/>
          </w:tcPr>
          <w:p w:rsidR="00F9318D" w:rsidRPr="009A21A9" w:rsidRDefault="00F9318D"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F9318D" w:rsidRPr="009A21A9" w:rsidTr="00656F3D">
        <w:trPr>
          <w:jc w:val="center"/>
        </w:trPr>
        <w:tc>
          <w:tcPr>
            <w:tcW w:w="2777" w:type="dxa"/>
          </w:tcPr>
          <w:p w:rsidR="00F9318D" w:rsidRPr="009A21A9" w:rsidRDefault="00F9318D" w:rsidP="00656F3D">
            <w:pPr>
              <w:pStyle w:val="Default"/>
              <w:spacing w:after="4"/>
              <w:jc w:val="center"/>
              <w:rPr>
                <w:rFonts w:asciiTheme="minorHAnsi" w:hAnsiTheme="minorHAnsi"/>
                <w:sz w:val="22"/>
                <w:szCs w:val="22"/>
              </w:rPr>
            </w:pPr>
            <w:r w:rsidRPr="009A21A9">
              <w:rPr>
                <w:rFonts w:asciiTheme="minorHAnsi" w:hAnsiTheme="minorHAnsi"/>
                <w:sz w:val="22"/>
                <w:szCs w:val="22"/>
              </w:rPr>
              <w:t>codigoEntidad</w:t>
            </w:r>
          </w:p>
        </w:tc>
        <w:tc>
          <w:tcPr>
            <w:tcW w:w="3343" w:type="dxa"/>
          </w:tcPr>
          <w:p w:rsidR="00F9318D" w:rsidRPr="009A21A9" w:rsidRDefault="00F9318D" w:rsidP="00F9318D">
            <w:pPr>
              <w:pStyle w:val="Default"/>
              <w:jc w:val="center"/>
              <w:rPr>
                <w:rFonts w:asciiTheme="minorHAnsi" w:hAnsiTheme="minorHAnsi"/>
                <w:sz w:val="22"/>
                <w:szCs w:val="22"/>
              </w:rPr>
            </w:pPr>
            <w:r w:rsidRPr="009A21A9">
              <w:rPr>
                <w:rFonts w:asciiTheme="minorHAnsi" w:hAnsiTheme="minorHAnsi"/>
                <w:sz w:val="22"/>
                <w:szCs w:val="22"/>
              </w:rPr>
              <w:t>Int</w:t>
            </w:r>
          </w:p>
        </w:tc>
      </w:tr>
    </w:tbl>
    <w:p w:rsidR="00F9318D" w:rsidDel="00F9318D" w:rsidRDefault="00F9318D" w:rsidP="00F9318D">
      <w:pPr>
        <w:pStyle w:val="Prrafodelista"/>
        <w:keepNext/>
        <w:keepLines/>
        <w:spacing w:before="200" w:after="0"/>
        <w:outlineLvl w:val="2"/>
        <w:rPr>
          <w:del w:id="0" w:author="aruiz" w:date="2019-01-17T11:22:00Z"/>
          <w:color w:val="000000" w:themeColor="text1"/>
          <w:lang w:val="es-ES" w:eastAsia="es-ES"/>
        </w:rPr>
      </w:pPr>
    </w:p>
    <w:p w:rsidR="00F9318D" w:rsidRDefault="00F9318D" w:rsidP="00F9318D">
      <w:pPr>
        <w:pStyle w:val="Default"/>
        <w:numPr>
          <w:ilvl w:val="1"/>
          <w:numId w:val="20"/>
        </w:numPr>
        <w:rPr>
          <w:rFonts w:asciiTheme="minorHAnsi" w:hAnsiTheme="minorHAnsi"/>
          <w:b/>
          <w:sz w:val="22"/>
          <w:szCs w:val="22"/>
        </w:rPr>
      </w:pPr>
      <w:r w:rsidRPr="00ED0584">
        <w:rPr>
          <w:rFonts w:asciiTheme="minorHAnsi" w:hAnsiTheme="minorHAnsi"/>
          <w:b/>
          <w:sz w:val="22"/>
          <w:szCs w:val="22"/>
        </w:rPr>
        <w:t>Retorno</w:t>
      </w:r>
    </w:p>
    <w:p w:rsidR="00F9318D" w:rsidRPr="002A27C7" w:rsidRDefault="00F9318D" w:rsidP="00F9318D">
      <w:pPr>
        <w:pStyle w:val="Default"/>
        <w:ind w:left="1080"/>
        <w:rPr>
          <w:rFonts w:asciiTheme="minorHAnsi" w:hAnsiTheme="minorHAnsi"/>
          <w:sz w:val="22"/>
          <w:szCs w:val="22"/>
        </w:rPr>
      </w:pPr>
      <w:r w:rsidRPr="002A27C7">
        <w:rPr>
          <w:rFonts w:asciiTheme="minorHAnsi" w:hAnsiTheme="minorHAnsi"/>
          <w:sz w:val="22"/>
          <w:szCs w:val="22"/>
        </w:rPr>
        <w:t>String con formato Json</w:t>
      </w:r>
    </w:p>
    <w:p w:rsidR="00F9318D" w:rsidRDefault="00F9318D" w:rsidP="00F9318D">
      <w:pPr>
        <w:pStyle w:val="Default"/>
        <w:rPr>
          <w:rFonts w:asciiTheme="minorHAnsi" w:hAnsiTheme="minorHAnsi"/>
          <w:sz w:val="22"/>
          <w:szCs w:val="22"/>
        </w:rPr>
      </w:pPr>
    </w:p>
    <w:p w:rsidR="00F9318D" w:rsidRDefault="00F9318D" w:rsidP="00F9318D">
      <w:pPr>
        <w:pStyle w:val="Default"/>
        <w:rPr>
          <w:rFonts w:asciiTheme="minorHAnsi" w:hAnsiTheme="minorHAnsi"/>
          <w:sz w:val="22"/>
          <w:szCs w:val="22"/>
        </w:rPr>
      </w:pPr>
    </w:p>
    <w:p w:rsidR="00F9318D" w:rsidRDefault="00F9318D" w:rsidP="00F9318D">
      <w:pPr>
        <w:pStyle w:val="Default"/>
        <w:rPr>
          <w:rFonts w:asciiTheme="minorHAnsi" w:hAnsiTheme="minorHAnsi"/>
          <w:sz w:val="22"/>
          <w:szCs w:val="22"/>
        </w:rPr>
      </w:pPr>
    </w:p>
    <w:p w:rsidR="00F9318D" w:rsidRPr="00EC6E30" w:rsidRDefault="00F9318D" w:rsidP="00F9318D">
      <w:pPr>
        <w:pStyle w:val="Default"/>
        <w:rPr>
          <w:rFonts w:asciiTheme="minorHAnsi" w:hAnsiTheme="minorHAnsi"/>
          <w:sz w:val="22"/>
          <w:szCs w:val="22"/>
        </w:rPr>
      </w:pPr>
      <w:r>
        <w:rPr>
          <w:rFonts w:asciiTheme="minorHAnsi" w:hAnsiTheme="minorHAnsi"/>
          <w:sz w:val="22"/>
          <w:szCs w:val="22"/>
        </w:rPr>
        <w:t>Array b</w:t>
      </w:r>
      <w:r w:rsidRPr="00EC6E30">
        <w:rPr>
          <w:rFonts w:asciiTheme="minorHAnsi" w:hAnsiTheme="minorHAnsi"/>
          <w:sz w:val="22"/>
          <w:szCs w:val="22"/>
        </w:rPr>
        <w:t>anderas:</w:t>
      </w:r>
    </w:p>
    <w:p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CodigoParada</w:t>
      </w:r>
    </w:p>
    <w:p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CodigoGenerada</w:t>
      </w:r>
    </w:p>
    <w:p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CodigoEmpresa</w:t>
      </w:r>
    </w:p>
    <w:p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DescripcionCorta</w:t>
      </w:r>
    </w:p>
    <w:p w:rsidR="00F9318D" w:rsidRPr="002A27C7"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DescripcionLarga</w:t>
      </w:r>
    </w:p>
    <w:p w:rsidR="00F9318D" w:rsidRDefault="00F9318D" w:rsidP="00F9318D">
      <w:pPr>
        <w:pStyle w:val="Default"/>
        <w:ind w:left="360"/>
        <w:rPr>
          <w:rFonts w:asciiTheme="minorHAnsi" w:hAnsiTheme="minorHAnsi"/>
          <w:sz w:val="22"/>
          <w:szCs w:val="22"/>
        </w:rPr>
      </w:pPr>
    </w:p>
    <w:p w:rsidR="00F9318D" w:rsidRDefault="00F9318D" w:rsidP="00F9318D">
      <w:pPr>
        <w:pStyle w:val="Default"/>
        <w:numPr>
          <w:ilvl w:val="1"/>
          <w:numId w:val="20"/>
        </w:numPr>
        <w:rPr>
          <w:rFonts w:asciiTheme="minorHAnsi" w:hAnsiTheme="minorHAnsi"/>
          <w:b/>
          <w:sz w:val="22"/>
          <w:szCs w:val="22"/>
        </w:rPr>
      </w:pPr>
      <w:r>
        <w:rPr>
          <w:rFonts w:asciiTheme="minorHAnsi" w:hAnsiTheme="minorHAnsi"/>
          <w:b/>
          <w:sz w:val="22"/>
          <w:szCs w:val="22"/>
        </w:rPr>
        <w:t>Otras devoluciones</w:t>
      </w:r>
    </w:p>
    <w:p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 xml:space="preserve">  0|OK </w:t>
      </w:r>
    </w:p>
    <w:p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-1|</w:t>
      </w:r>
      <w:r w:rsidRPr="00EA7924">
        <w:rPr>
          <w:rFonts w:eastAsia="Times New Roman" w:cs="Arial"/>
          <w:color w:val="222222"/>
          <w:lang w:eastAsia="es-ES"/>
        </w:rPr>
        <w:t xml:space="preserve">"No existen banderas" </w:t>
      </w:r>
    </w:p>
    <w:p w:rsidR="00F9318D"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2536F">
        <w:rPr>
          <w:rFonts w:eastAsia="Times New Roman" w:cs="Arial"/>
          <w:color w:val="222222"/>
          <w:lang w:eastAsia="es-ES"/>
        </w:rPr>
        <w:t>-3|</w:t>
      </w:r>
      <w:r w:rsidRPr="00EA7924">
        <w:rPr>
          <w:rFonts w:eastAsia="Times New Roman" w:cs="Arial"/>
          <w:color w:val="222222"/>
          <w:lang w:eastAsia="es-ES"/>
        </w:rPr>
        <w:t>"No supera el tiempo de espera entre peticiones</w:t>
      </w:r>
      <w:r>
        <w:rPr>
          <w:rFonts w:eastAsia="Times New Roman" w:cs="Arial"/>
          <w:color w:val="222222"/>
          <w:lang w:eastAsia="es-ES"/>
        </w:rPr>
        <w:t>”</w:t>
      </w:r>
    </w:p>
    <w:p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A7924">
        <w:rPr>
          <w:rFonts w:eastAsia="Times New Roman" w:cs="Arial"/>
          <w:color w:val="222222"/>
          <w:lang w:eastAsia="es-ES"/>
        </w:rPr>
        <w:t>-8</w:t>
      </w:r>
      <w:r>
        <w:rPr>
          <w:rFonts w:eastAsia="Times New Roman" w:cs="Arial"/>
          <w:color w:val="222222"/>
          <w:lang w:eastAsia="es-ES"/>
        </w:rPr>
        <w:t>|</w:t>
      </w:r>
      <w:r w:rsidRPr="00EA7924">
        <w:rPr>
          <w:rFonts w:eastAsia="Times New Roman" w:cs="Arial"/>
          <w:color w:val="222222"/>
          <w:lang w:eastAsia="es-ES"/>
        </w:rPr>
        <w:t>"</w:t>
      </w:r>
      <w:r>
        <w:rPr>
          <w:rFonts w:eastAsia="Times New Roman" w:cs="Arial"/>
          <w:color w:val="222222"/>
          <w:lang w:eastAsia="es-ES"/>
        </w:rPr>
        <w:t xml:space="preserve">Error de logueo" </w:t>
      </w:r>
    </w:p>
    <w:p w:rsidR="00F9318D" w:rsidRPr="00EA7924" w:rsidRDefault="00F9318D" w:rsidP="00F9318D">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-9|</w:t>
      </w:r>
      <w:r w:rsidRPr="00EA7924">
        <w:rPr>
          <w:rFonts w:eastAsia="Times New Roman" w:cs="Arial"/>
          <w:color w:val="222222"/>
          <w:lang w:eastAsia="es-ES"/>
        </w:rPr>
        <w:t>Excepcion     </w:t>
      </w:r>
    </w:p>
    <w:p w:rsidR="00F9318D" w:rsidRDefault="00F9318D" w:rsidP="00F9318D">
      <w:pPr>
        <w:pStyle w:val="Default"/>
        <w:ind w:left="360"/>
        <w:rPr>
          <w:rFonts w:asciiTheme="minorHAnsi" w:hAnsiTheme="minorHAnsi"/>
          <w:sz w:val="22"/>
          <w:szCs w:val="22"/>
        </w:rPr>
      </w:pPr>
    </w:p>
    <w:p w:rsidR="00F9318D" w:rsidRDefault="00F9318D" w:rsidP="00F9318D">
      <w:pPr>
        <w:pStyle w:val="Default"/>
        <w:ind w:left="360"/>
        <w:rPr>
          <w:rFonts w:asciiTheme="minorHAnsi" w:hAnsiTheme="minorHAnsi"/>
          <w:sz w:val="22"/>
          <w:szCs w:val="22"/>
        </w:rPr>
      </w:pPr>
    </w:p>
    <w:p w:rsidR="00F9318D" w:rsidRPr="00F21F37" w:rsidRDefault="00F9318D" w:rsidP="00F9318D">
      <w:pPr>
        <w:pStyle w:val="Prrafodelista"/>
        <w:numPr>
          <w:ilvl w:val="1"/>
          <w:numId w:val="20"/>
        </w:numPr>
        <w:spacing w:after="0" w:line="240" w:lineRule="auto"/>
        <w:rPr>
          <w:rFonts w:eastAsiaTheme="majorEastAsia" w:cs="Arial"/>
          <w:b/>
          <w:color w:val="000000" w:themeColor="text1"/>
          <w:spacing w:val="5"/>
          <w:kern w:val="28"/>
          <w:sz w:val="20"/>
          <w:szCs w:val="20"/>
          <w:u w:val="single"/>
        </w:rPr>
      </w:pPr>
      <w:r w:rsidRPr="00F21F37">
        <w:rPr>
          <w:b/>
          <w:sz w:val="20"/>
          <w:szCs w:val="20"/>
          <w:u w:val="single"/>
        </w:rPr>
        <w:t>Tiempo mínimo entre consultas</w:t>
      </w:r>
      <w:r w:rsidRPr="00F21F37">
        <w:rPr>
          <w:b/>
          <w:sz w:val="20"/>
          <w:szCs w:val="20"/>
        </w:rPr>
        <w:t xml:space="preserve">: </w:t>
      </w:r>
      <w:r>
        <w:rPr>
          <w:b/>
          <w:sz w:val="20"/>
          <w:szCs w:val="20"/>
        </w:rPr>
        <w:t>5 minutos (</w:t>
      </w:r>
      <w:r w:rsidRPr="00F21F37">
        <w:rPr>
          <w:b/>
          <w:sz w:val="20"/>
          <w:szCs w:val="20"/>
        </w:rPr>
        <w:t>300</w:t>
      </w:r>
      <w:r>
        <w:rPr>
          <w:b/>
          <w:sz w:val="20"/>
          <w:szCs w:val="20"/>
        </w:rPr>
        <w:t xml:space="preserve"> segundos)</w:t>
      </w:r>
      <w:r w:rsidRPr="00F21F37">
        <w:rPr>
          <w:b/>
          <w:sz w:val="20"/>
          <w:szCs w:val="20"/>
        </w:rPr>
        <w:t xml:space="preserve">  </w:t>
      </w:r>
    </w:p>
    <w:p w:rsidR="00F9318D" w:rsidRDefault="00F9318D" w:rsidP="00F9318D">
      <w:pPr>
        <w:spacing w:after="0" w:line="240" w:lineRule="auto"/>
        <w:rPr>
          <w:rStyle w:val="Referenciasutil"/>
          <w:rFonts w:eastAsiaTheme="majorEastAsia" w:cs="Arial"/>
          <w:b/>
          <w:smallCaps w:val="0"/>
          <w:color w:val="000000" w:themeColor="text1"/>
          <w:spacing w:val="5"/>
          <w:kern w:val="28"/>
          <w:sz w:val="20"/>
          <w:szCs w:val="20"/>
        </w:rPr>
      </w:pPr>
    </w:p>
    <w:p w:rsidR="00F9318D" w:rsidDel="00F9318D" w:rsidRDefault="00F9318D" w:rsidP="00F9318D">
      <w:pPr>
        <w:pStyle w:val="Prrafodelista"/>
        <w:keepNext/>
        <w:keepLines/>
        <w:spacing w:before="200" w:after="0"/>
        <w:outlineLvl w:val="2"/>
        <w:rPr>
          <w:del w:id="1" w:author="aruiz" w:date="2019-01-17T11:22:00Z"/>
          <w:color w:val="000000" w:themeColor="text1"/>
          <w:lang w:val="es-ES" w:eastAsia="es-ES"/>
        </w:rPr>
      </w:pPr>
    </w:p>
    <w:p w:rsidR="00494EC5" w:rsidDel="00F9318D" w:rsidRDefault="00494EC5" w:rsidP="0031155B">
      <w:pPr>
        <w:pStyle w:val="Prrafodelista"/>
        <w:keepNext/>
        <w:keepLines/>
        <w:spacing w:before="200" w:after="0"/>
        <w:outlineLvl w:val="2"/>
        <w:rPr>
          <w:del w:id="2" w:author="aruiz" w:date="2019-01-17T11:22:00Z"/>
          <w:color w:val="000000" w:themeColor="text1"/>
          <w:lang w:val="es-ES" w:eastAsia="es-ES"/>
        </w:rPr>
      </w:pPr>
    </w:p>
    <w:p w:rsidR="00406852" w:rsidRPr="00061C93" w:rsidRDefault="005312E5" w:rsidP="00061C93">
      <w:pPr>
        <w:pStyle w:val="Prrafodelista"/>
        <w:keepNext/>
        <w:keepLines/>
        <w:numPr>
          <w:ilvl w:val="0"/>
          <w:numId w:val="22"/>
        </w:numPr>
        <w:spacing w:before="200" w:after="0"/>
        <w:outlineLvl w:val="2"/>
        <w:rPr>
          <w:rFonts w:ascii="Verdana" w:hAnsi="Verdana"/>
          <w:b/>
          <w:color w:val="548DD4" w:themeColor="text2" w:themeTint="99"/>
          <w:sz w:val="24"/>
          <w:szCs w:val="24"/>
        </w:rPr>
      </w:pPr>
      <w:hyperlink r:id="rId27" w:history="1">
        <w:r w:rsidR="00406852" w:rsidRPr="00061C93">
          <w:rPr>
            <w:rStyle w:val="Hipervnculo"/>
            <w:rFonts w:ascii="Verdana" w:hAnsi="Verdana"/>
            <w:b/>
            <w:color w:val="548DD4" w:themeColor="text2" w:themeTint="99"/>
            <w:sz w:val="24"/>
            <w:szCs w:val="24"/>
            <w:u w:val="none"/>
          </w:rPr>
          <w:t>RecuperarProximosArribosParaParadasCercanas</w:t>
        </w:r>
      </w:hyperlink>
    </w:p>
    <w:p w:rsidR="00406852" w:rsidRPr="00F214E5" w:rsidRDefault="00406852" w:rsidP="00406852">
      <w:pPr>
        <w:keepNext/>
        <w:keepLines/>
        <w:spacing w:before="200" w:after="0"/>
        <w:outlineLvl w:val="2"/>
        <w:rPr>
          <w:lang w:val="es-ES" w:eastAsia="es-ES"/>
        </w:rPr>
      </w:pPr>
      <w:r w:rsidRPr="00F214E5">
        <w:rPr>
          <w:rFonts w:eastAsia="Times New Roman" w:cstheme="majorBidi"/>
          <w:b/>
          <w:bCs/>
          <w:i/>
          <w:lang w:val="es-ES" w:eastAsia="es-ES"/>
        </w:rPr>
        <w:t>Detalle</w:t>
      </w:r>
      <w:r w:rsidRPr="00F214E5">
        <w:rPr>
          <w:rFonts w:eastAsia="Times New Roman" w:cstheme="majorBidi"/>
          <w:b/>
          <w:bCs/>
          <w:lang w:val="es-ES" w:eastAsia="es-ES"/>
        </w:rPr>
        <w:t>:</w:t>
      </w:r>
      <w:r w:rsidRPr="00F214E5">
        <w:rPr>
          <w:lang w:val="es-ES" w:eastAsia="es-ES"/>
        </w:rPr>
        <w:t xml:space="preserve"> </w:t>
      </w:r>
      <w:r>
        <w:rPr>
          <w:lang w:val="es-ES" w:eastAsia="es-ES"/>
        </w:rPr>
        <w:t xml:space="preserve">Este método a diferencia de </w:t>
      </w:r>
      <w:r w:rsidRPr="00406852">
        <w:rPr>
          <w:lang w:val="es-ES" w:eastAsia="es-ES"/>
        </w:rPr>
        <w:t>RecuperarProximosArribos</w:t>
      </w:r>
      <w:r w:rsidR="002F4D07">
        <w:rPr>
          <w:lang w:val="es-ES" w:eastAsia="es-ES"/>
        </w:rPr>
        <w:t xml:space="preserve"> recibe como parámetro una lista de empresas a partir de las cuales se realiza el filtrado de los arribos a devolver (para el caso en que en la misma localidad existan empresas que no se incluyan en la app. se realiza el filtro de los arribos de las banderas de las mismas)</w:t>
      </w:r>
    </w:p>
    <w:p w:rsidR="00406852" w:rsidRDefault="00406852" w:rsidP="00406852">
      <w:pPr>
        <w:keepNext/>
        <w:keepLines/>
        <w:spacing w:before="200" w:after="0"/>
        <w:outlineLvl w:val="2"/>
        <w:rPr>
          <w:rFonts w:eastAsia="Times New Roman" w:cstheme="majorBidi"/>
          <w:b/>
          <w:bCs/>
          <w:i/>
          <w:color w:val="000000" w:themeColor="text1"/>
          <w:lang w:val="es-ES" w:eastAsia="es-ES"/>
        </w:rPr>
      </w:pPr>
      <w:r w:rsidRPr="00915696">
        <w:rPr>
          <w:rFonts w:eastAsia="Times New Roman" w:cstheme="majorBidi"/>
          <w:b/>
          <w:bCs/>
          <w:i/>
          <w:color w:val="000000" w:themeColor="text1"/>
          <w:lang w:val="es-ES" w:eastAsia="es-ES"/>
        </w:rPr>
        <w:t>Parámetros que recibe:</w:t>
      </w:r>
    </w:p>
    <w:p w:rsidR="00406852" w:rsidRDefault="00406852" w:rsidP="00406852">
      <w:pPr>
        <w:keepNext/>
        <w:keepLines/>
        <w:spacing w:before="200" w:after="0"/>
        <w:outlineLvl w:val="2"/>
        <w:rPr>
          <w:rFonts w:eastAsia="Times New Roman" w:cstheme="majorBidi"/>
          <w:b/>
          <w:bCs/>
          <w:i/>
          <w:color w:val="000000" w:themeColor="text1"/>
          <w:lang w:val="es-ES" w:eastAsia="es-ES"/>
        </w:rPr>
      </w:pPr>
    </w:p>
    <w:tbl>
      <w:tblPr>
        <w:tblStyle w:val="Tablaconcuadrcula"/>
        <w:tblW w:w="0" w:type="auto"/>
        <w:jc w:val="center"/>
        <w:tblInd w:w="-684" w:type="dxa"/>
        <w:tblLook w:val="04A0"/>
      </w:tblPr>
      <w:tblGrid>
        <w:gridCol w:w="2777"/>
        <w:gridCol w:w="3343"/>
      </w:tblGrid>
      <w:tr w:rsidR="00406852" w:rsidRPr="004A3BD3" w:rsidTr="00656F3D">
        <w:trPr>
          <w:jc w:val="center"/>
        </w:trPr>
        <w:tc>
          <w:tcPr>
            <w:tcW w:w="2777" w:type="dxa"/>
            <w:shd w:val="clear" w:color="auto" w:fill="B8CCE4" w:themeFill="accent1" w:themeFillTint="66"/>
          </w:tcPr>
          <w:p w:rsidR="00406852" w:rsidRPr="004A3BD3" w:rsidRDefault="00406852"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Parámetro</w:t>
            </w:r>
          </w:p>
        </w:tc>
        <w:tc>
          <w:tcPr>
            <w:tcW w:w="3343" w:type="dxa"/>
            <w:shd w:val="clear" w:color="auto" w:fill="B8CCE4" w:themeFill="accent1" w:themeFillTint="66"/>
          </w:tcPr>
          <w:p w:rsidR="00406852" w:rsidRPr="004A3BD3" w:rsidRDefault="00406852" w:rsidP="00656F3D">
            <w:pPr>
              <w:pStyle w:val="Default"/>
              <w:jc w:val="center"/>
              <w:rPr>
                <w:rFonts w:asciiTheme="minorHAnsi" w:hAnsiTheme="minorHAnsi"/>
                <w:b/>
                <w:color w:val="365F91" w:themeColor="accent1" w:themeShade="BF"/>
                <w:sz w:val="22"/>
                <w:szCs w:val="22"/>
              </w:rPr>
            </w:pPr>
            <w:r w:rsidRPr="004A3BD3">
              <w:rPr>
                <w:rFonts w:asciiTheme="minorHAnsi" w:hAnsiTheme="minorHAnsi"/>
                <w:b/>
                <w:color w:val="365F91" w:themeColor="accent1" w:themeShade="BF"/>
                <w:sz w:val="22"/>
                <w:szCs w:val="22"/>
              </w:rPr>
              <w:t xml:space="preserve">Tipo </w:t>
            </w:r>
          </w:p>
        </w:tc>
      </w:tr>
      <w:tr w:rsidR="00406852" w:rsidRPr="009A21A9" w:rsidTr="00656F3D">
        <w:trPr>
          <w:trHeight w:val="247"/>
          <w:jc w:val="center"/>
        </w:trPr>
        <w:tc>
          <w:tcPr>
            <w:tcW w:w="2777" w:type="dxa"/>
          </w:tcPr>
          <w:p w:rsidR="00406852" w:rsidRPr="009A21A9" w:rsidRDefault="00406852" w:rsidP="00656F3D">
            <w:pPr>
              <w:pStyle w:val="Default"/>
              <w:spacing w:after="4"/>
              <w:jc w:val="center"/>
              <w:rPr>
                <w:rFonts w:asciiTheme="minorHAnsi" w:hAnsiTheme="minorHAnsi"/>
                <w:sz w:val="22"/>
                <w:szCs w:val="22"/>
              </w:rPr>
            </w:pPr>
            <w:r w:rsidRPr="009A21A9">
              <w:rPr>
                <w:rFonts w:asciiTheme="minorHAnsi" w:hAnsiTheme="minorHAnsi"/>
                <w:sz w:val="22"/>
                <w:szCs w:val="22"/>
              </w:rPr>
              <w:t>Usuario</w:t>
            </w:r>
          </w:p>
        </w:tc>
        <w:tc>
          <w:tcPr>
            <w:tcW w:w="3343" w:type="dxa"/>
          </w:tcPr>
          <w:p w:rsidR="00406852" w:rsidRPr="009A21A9" w:rsidRDefault="00406852"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406852" w:rsidRPr="009A21A9" w:rsidTr="00656F3D">
        <w:trPr>
          <w:jc w:val="center"/>
        </w:trPr>
        <w:tc>
          <w:tcPr>
            <w:tcW w:w="2777" w:type="dxa"/>
          </w:tcPr>
          <w:p w:rsidR="00406852" w:rsidRPr="009A21A9" w:rsidRDefault="00406852" w:rsidP="00656F3D">
            <w:pPr>
              <w:pStyle w:val="Default"/>
              <w:spacing w:after="4"/>
              <w:jc w:val="center"/>
              <w:rPr>
                <w:rFonts w:asciiTheme="minorHAnsi" w:hAnsiTheme="minorHAnsi"/>
                <w:sz w:val="22"/>
                <w:szCs w:val="22"/>
              </w:rPr>
            </w:pPr>
            <w:r w:rsidRPr="009A21A9">
              <w:rPr>
                <w:rFonts w:asciiTheme="minorHAnsi" w:hAnsiTheme="minorHAnsi"/>
                <w:sz w:val="22"/>
                <w:szCs w:val="22"/>
              </w:rPr>
              <w:t>Clave</w:t>
            </w:r>
          </w:p>
        </w:tc>
        <w:tc>
          <w:tcPr>
            <w:tcW w:w="3343" w:type="dxa"/>
          </w:tcPr>
          <w:p w:rsidR="00406852" w:rsidRPr="009A21A9" w:rsidRDefault="00406852" w:rsidP="00656F3D">
            <w:pPr>
              <w:pStyle w:val="Default"/>
              <w:jc w:val="center"/>
              <w:rPr>
                <w:rFonts w:asciiTheme="minorHAnsi" w:hAnsiTheme="minorHAnsi"/>
                <w:sz w:val="22"/>
                <w:szCs w:val="22"/>
              </w:rPr>
            </w:pPr>
            <w:r w:rsidRPr="009A21A9">
              <w:rPr>
                <w:rFonts w:asciiTheme="minorHAnsi" w:hAnsiTheme="minorHAnsi"/>
                <w:sz w:val="22"/>
                <w:szCs w:val="22"/>
              </w:rPr>
              <w:t>string</w:t>
            </w:r>
          </w:p>
        </w:tc>
      </w:tr>
      <w:tr w:rsidR="00406852" w:rsidRPr="009A21A9" w:rsidTr="00656F3D">
        <w:trPr>
          <w:jc w:val="center"/>
        </w:trPr>
        <w:tc>
          <w:tcPr>
            <w:tcW w:w="2777" w:type="dxa"/>
          </w:tcPr>
          <w:p w:rsidR="00406852" w:rsidRPr="009A21A9" w:rsidRDefault="00406852" w:rsidP="00656F3D">
            <w:pPr>
              <w:pStyle w:val="Default"/>
              <w:spacing w:after="4"/>
              <w:jc w:val="center"/>
              <w:rPr>
                <w:rFonts w:asciiTheme="minorHAnsi" w:hAnsiTheme="minorHAnsi"/>
                <w:sz w:val="22"/>
                <w:szCs w:val="22"/>
              </w:rPr>
            </w:pPr>
            <w:r w:rsidRPr="009A21A9">
              <w:rPr>
                <w:rFonts w:asciiTheme="minorHAnsi" w:hAnsiTheme="minorHAnsi"/>
                <w:sz w:val="22"/>
                <w:szCs w:val="22"/>
              </w:rPr>
              <w:t>codigoEntidad</w:t>
            </w:r>
          </w:p>
        </w:tc>
        <w:tc>
          <w:tcPr>
            <w:tcW w:w="3343" w:type="dxa"/>
          </w:tcPr>
          <w:p w:rsidR="00406852" w:rsidRPr="009A21A9" w:rsidRDefault="00406852" w:rsidP="00656F3D">
            <w:pPr>
              <w:pStyle w:val="Default"/>
              <w:jc w:val="center"/>
              <w:rPr>
                <w:rFonts w:asciiTheme="minorHAnsi" w:hAnsiTheme="minorHAnsi"/>
                <w:sz w:val="22"/>
                <w:szCs w:val="22"/>
              </w:rPr>
            </w:pPr>
            <w:r w:rsidRPr="009A21A9">
              <w:rPr>
                <w:rFonts w:asciiTheme="minorHAnsi" w:hAnsiTheme="minorHAnsi"/>
                <w:sz w:val="22"/>
                <w:szCs w:val="22"/>
              </w:rPr>
              <w:t>Int</w:t>
            </w:r>
          </w:p>
        </w:tc>
      </w:tr>
    </w:tbl>
    <w:p w:rsidR="00406852" w:rsidDel="00F9318D" w:rsidRDefault="00406852" w:rsidP="00406852">
      <w:pPr>
        <w:pStyle w:val="Prrafodelista"/>
        <w:keepNext/>
        <w:keepLines/>
        <w:spacing w:before="200" w:after="0"/>
        <w:outlineLvl w:val="2"/>
        <w:rPr>
          <w:del w:id="3" w:author="aruiz" w:date="2019-01-17T11:22:00Z"/>
          <w:color w:val="000000" w:themeColor="text1"/>
          <w:lang w:val="es-ES" w:eastAsia="es-ES"/>
        </w:rPr>
      </w:pPr>
    </w:p>
    <w:p w:rsidR="00406852" w:rsidRDefault="00406852" w:rsidP="00406852">
      <w:pPr>
        <w:pStyle w:val="Default"/>
        <w:numPr>
          <w:ilvl w:val="1"/>
          <w:numId w:val="20"/>
        </w:numPr>
        <w:rPr>
          <w:rFonts w:asciiTheme="minorHAnsi" w:hAnsiTheme="minorHAnsi"/>
          <w:b/>
          <w:sz w:val="22"/>
          <w:szCs w:val="22"/>
        </w:rPr>
      </w:pPr>
      <w:r w:rsidRPr="00ED0584">
        <w:rPr>
          <w:rFonts w:asciiTheme="minorHAnsi" w:hAnsiTheme="minorHAnsi"/>
          <w:b/>
          <w:sz w:val="22"/>
          <w:szCs w:val="22"/>
        </w:rPr>
        <w:t>Retorno</w:t>
      </w:r>
    </w:p>
    <w:p w:rsidR="00406852" w:rsidRPr="002A27C7" w:rsidRDefault="00406852" w:rsidP="00406852">
      <w:pPr>
        <w:pStyle w:val="Default"/>
        <w:ind w:left="1080"/>
        <w:rPr>
          <w:rFonts w:asciiTheme="minorHAnsi" w:hAnsiTheme="minorHAnsi"/>
          <w:sz w:val="22"/>
          <w:szCs w:val="22"/>
        </w:rPr>
      </w:pPr>
      <w:r w:rsidRPr="002A27C7">
        <w:rPr>
          <w:rFonts w:asciiTheme="minorHAnsi" w:hAnsiTheme="minorHAnsi"/>
          <w:sz w:val="22"/>
          <w:szCs w:val="22"/>
        </w:rPr>
        <w:t>String con formato Json</w:t>
      </w:r>
    </w:p>
    <w:p w:rsidR="00406852" w:rsidRDefault="00406852" w:rsidP="00406852">
      <w:pPr>
        <w:pStyle w:val="Default"/>
        <w:rPr>
          <w:rFonts w:asciiTheme="minorHAnsi" w:hAnsiTheme="minorHAnsi"/>
          <w:sz w:val="22"/>
          <w:szCs w:val="22"/>
        </w:rPr>
      </w:pPr>
    </w:p>
    <w:p w:rsidR="00406852" w:rsidRDefault="00406852" w:rsidP="00406852">
      <w:pPr>
        <w:pStyle w:val="Default"/>
        <w:rPr>
          <w:rFonts w:asciiTheme="minorHAnsi" w:hAnsiTheme="minorHAnsi"/>
          <w:sz w:val="22"/>
          <w:szCs w:val="22"/>
        </w:rPr>
      </w:pPr>
    </w:p>
    <w:p w:rsidR="00406852" w:rsidRDefault="00406852" w:rsidP="00406852">
      <w:pPr>
        <w:pStyle w:val="Default"/>
        <w:rPr>
          <w:rFonts w:asciiTheme="minorHAnsi" w:hAnsiTheme="minorHAnsi"/>
          <w:sz w:val="22"/>
          <w:szCs w:val="22"/>
        </w:rPr>
      </w:pPr>
    </w:p>
    <w:p w:rsidR="00406852" w:rsidRPr="00EC6E30" w:rsidRDefault="00406852" w:rsidP="00406852">
      <w:pPr>
        <w:pStyle w:val="Default"/>
        <w:rPr>
          <w:rFonts w:asciiTheme="minorHAnsi" w:hAnsiTheme="minorHAnsi"/>
          <w:sz w:val="22"/>
          <w:szCs w:val="22"/>
        </w:rPr>
      </w:pPr>
      <w:r>
        <w:rPr>
          <w:rFonts w:asciiTheme="minorHAnsi" w:hAnsiTheme="minorHAnsi"/>
          <w:sz w:val="22"/>
          <w:szCs w:val="22"/>
        </w:rPr>
        <w:t>Array b</w:t>
      </w:r>
      <w:r w:rsidRPr="00EC6E30">
        <w:rPr>
          <w:rFonts w:asciiTheme="minorHAnsi" w:hAnsiTheme="minorHAnsi"/>
          <w:sz w:val="22"/>
          <w:szCs w:val="22"/>
        </w:rPr>
        <w:t>anderas:</w:t>
      </w:r>
    </w:p>
    <w:p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CodigoParada</w:t>
      </w:r>
    </w:p>
    <w:p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CodigoGenerada</w:t>
      </w:r>
    </w:p>
    <w:p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CodigoEmpresa</w:t>
      </w:r>
    </w:p>
    <w:p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DescripcionCorta</w:t>
      </w:r>
    </w:p>
    <w:p w:rsidR="00406852" w:rsidRPr="002A27C7"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2A27C7">
        <w:rPr>
          <w:rFonts w:eastAsia="Times New Roman" w:cs="Arial"/>
          <w:color w:val="222222"/>
          <w:lang w:eastAsia="es-ES"/>
        </w:rPr>
        <w:t>DescripcionLarga</w:t>
      </w:r>
    </w:p>
    <w:p w:rsidR="00406852" w:rsidRDefault="00406852" w:rsidP="00406852">
      <w:pPr>
        <w:pStyle w:val="Default"/>
        <w:ind w:left="360"/>
        <w:rPr>
          <w:rFonts w:asciiTheme="minorHAnsi" w:hAnsiTheme="minorHAnsi"/>
          <w:sz w:val="22"/>
          <w:szCs w:val="22"/>
        </w:rPr>
      </w:pPr>
    </w:p>
    <w:p w:rsidR="00406852" w:rsidRDefault="00406852" w:rsidP="00406852">
      <w:pPr>
        <w:pStyle w:val="Default"/>
        <w:numPr>
          <w:ilvl w:val="1"/>
          <w:numId w:val="20"/>
        </w:numPr>
        <w:rPr>
          <w:rFonts w:asciiTheme="minorHAnsi" w:hAnsiTheme="minorHAnsi"/>
          <w:b/>
          <w:sz w:val="22"/>
          <w:szCs w:val="22"/>
        </w:rPr>
      </w:pPr>
      <w:r>
        <w:rPr>
          <w:rFonts w:asciiTheme="minorHAnsi" w:hAnsiTheme="minorHAnsi"/>
          <w:b/>
          <w:sz w:val="22"/>
          <w:szCs w:val="22"/>
        </w:rPr>
        <w:t>Otras devoluciones</w:t>
      </w:r>
    </w:p>
    <w:p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 xml:space="preserve">  0|OK </w:t>
      </w:r>
    </w:p>
    <w:p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-1|</w:t>
      </w:r>
      <w:r w:rsidRPr="00EA7924">
        <w:rPr>
          <w:rFonts w:eastAsia="Times New Roman" w:cs="Arial"/>
          <w:color w:val="222222"/>
          <w:lang w:eastAsia="es-ES"/>
        </w:rPr>
        <w:t xml:space="preserve">"No existen banderas" </w:t>
      </w:r>
    </w:p>
    <w:p w:rsidR="00406852"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2536F">
        <w:rPr>
          <w:rFonts w:eastAsia="Times New Roman" w:cs="Arial"/>
          <w:color w:val="222222"/>
          <w:lang w:eastAsia="es-ES"/>
        </w:rPr>
        <w:t>-3|</w:t>
      </w:r>
      <w:r w:rsidRPr="00EA7924">
        <w:rPr>
          <w:rFonts w:eastAsia="Times New Roman" w:cs="Arial"/>
          <w:color w:val="222222"/>
          <w:lang w:eastAsia="es-ES"/>
        </w:rPr>
        <w:t>"No supera el tiempo de espera entre peticiones</w:t>
      </w:r>
      <w:r>
        <w:rPr>
          <w:rFonts w:eastAsia="Times New Roman" w:cs="Arial"/>
          <w:color w:val="222222"/>
          <w:lang w:eastAsia="es-ES"/>
        </w:rPr>
        <w:t>”</w:t>
      </w:r>
    </w:p>
    <w:p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sidRPr="00EA7924">
        <w:rPr>
          <w:rFonts w:eastAsia="Times New Roman" w:cs="Arial"/>
          <w:color w:val="222222"/>
          <w:lang w:eastAsia="es-ES"/>
        </w:rPr>
        <w:t>-8</w:t>
      </w:r>
      <w:r>
        <w:rPr>
          <w:rFonts w:eastAsia="Times New Roman" w:cs="Arial"/>
          <w:color w:val="222222"/>
          <w:lang w:eastAsia="es-ES"/>
        </w:rPr>
        <w:t>|</w:t>
      </w:r>
      <w:r w:rsidRPr="00EA7924">
        <w:rPr>
          <w:rFonts w:eastAsia="Times New Roman" w:cs="Arial"/>
          <w:color w:val="222222"/>
          <w:lang w:eastAsia="es-ES"/>
        </w:rPr>
        <w:t>"</w:t>
      </w:r>
      <w:r>
        <w:rPr>
          <w:rFonts w:eastAsia="Times New Roman" w:cs="Arial"/>
          <w:color w:val="222222"/>
          <w:lang w:eastAsia="es-ES"/>
        </w:rPr>
        <w:t xml:space="preserve">Error de logueo" </w:t>
      </w:r>
    </w:p>
    <w:p w:rsidR="00406852" w:rsidRPr="00EA7924" w:rsidRDefault="00406852" w:rsidP="00406852">
      <w:pPr>
        <w:numPr>
          <w:ilvl w:val="0"/>
          <w:numId w:val="21"/>
        </w:numPr>
        <w:shd w:val="clear" w:color="auto" w:fill="FFFFFF"/>
        <w:spacing w:before="100" w:beforeAutospacing="1" w:after="100" w:afterAutospacing="1" w:line="240" w:lineRule="auto"/>
        <w:ind w:left="839"/>
        <w:rPr>
          <w:rFonts w:eastAsia="Times New Roman" w:cs="Arial"/>
          <w:color w:val="222222"/>
          <w:lang w:eastAsia="es-ES"/>
        </w:rPr>
      </w:pPr>
      <w:r>
        <w:rPr>
          <w:rFonts w:eastAsia="Times New Roman" w:cs="Arial"/>
          <w:color w:val="222222"/>
          <w:lang w:eastAsia="es-ES"/>
        </w:rPr>
        <w:t>-9|</w:t>
      </w:r>
      <w:r w:rsidRPr="00EA7924">
        <w:rPr>
          <w:rFonts w:eastAsia="Times New Roman" w:cs="Arial"/>
          <w:color w:val="222222"/>
          <w:lang w:eastAsia="es-ES"/>
        </w:rPr>
        <w:t>Excepcion     </w:t>
      </w:r>
    </w:p>
    <w:p w:rsidR="00406852" w:rsidRDefault="00406852" w:rsidP="00406852">
      <w:pPr>
        <w:pStyle w:val="Default"/>
        <w:ind w:left="360"/>
        <w:rPr>
          <w:rFonts w:asciiTheme="minorHAnsi" w:hAnsiTheme="minorHAnsi"/>
          <w:sz w:val="22"/>
          <w:szCs w:val="22"/>
        </w:rPr>
      </w:pPr>
    </w:p>
    <w:p w:rsidR="00406852" w:rsidRDefault="00406852" w:rsidP="00406852">
      <w:pPr>
        <w:pStyle w:val="Default"/>
        <w:ind w:left="360"/>
        <w:rPr>
          <w:rFonts w:asciiTheme="minorHAnsi" w:hAnsiTheme="minorHAnsi"/>
          <w:sz w:val="22"/>
          <w:szCs w:val="22"/>
        </w:rPr>
      </w:pPr>
    </w:p>
    <w:p w:rsidR="00406852" w:rsidRPr="00F21F37" w:rsidRDefault="00406852" w:rsidP="00406852">
      <w:pPr>
        <w:pStyle w:val="Prrafodelista"/>
        <w:numPr>
          <w:ilvl w:val="1"/>
          <w:numId w:val="20"/>
        </w:numPr>
        <w:spacing w:after="0" w:line="240" w:lineRule="auto"/>
        <w:rPr>
          <w:rFonts w:eastAsiaTheme="majorEastAsia" w:cs="Arial"/>
          <w:b/>
          <w:color w:val="000000" w:themeColor="text1"/>
          <w:spacing w:val="5"/>
          <w:kern w:val="28"/>
          <w:sz w:val="20"/>
          <w:szCs w:val="20"/>
          <w:u w:val="single"/>
        </w:rPr>
      </w:pPr>
      <w:r w:rsidRPr="00F21F37">
        <w:rPr>
          <w:b/>
          <w:sz w:val="20"/>
          <w:szCs w:val="20"/>
          <w:u w:val="single"/>
        </w:rPr>
        <w:t>Tiempo mínimo entre consultas</w:t>
      </w:r>
      <w:r w:rsidRPr="00F21F37">
        <w:rPr>
          <w:b/>
          <w:sz w:val="20"/>
          <w:szCs w:val="20"/>
        </w:rPr>
        <w:t xml:space="preserve">: </w:t>
      </w:r>
      <w:r>
        <w:rPr>
          <w:b/>
          <w:sz w:val="20"/>
          <w:szCs w:val="20"/>
        </w:rPr>
        <w:t>5 minutos (</w:t>
      </w:r>
      <w:r w:rsidRPr="00F21F37">
        <w:rPr>
          <w:b/>
          <w:sz w:val="20"/>
          <w:szCs w:val="20"/>
        </w:rPr>
        <w:t>300</w:t>
      </w:r>
      <w:r>
        <w:rPr>
          <w:b/>
          <w:sz w:val="20"/>
          <w:szCs w:val="20"/>
        </w:rPr>
        <w:t xml:space="preserve"> segundos)</w:t>
      </w:r>
      <w:r w:rsidRPr="00F21F37">
        <w:rPr>
          <w:b/>
          <w:sz w:val="20"/>
          <w:szCs w:val="20"/>
        </w:rPr>
        <w:t xml:space="preserve">  </w:t>
      </w:r>
    </w:p>
    <w:p w:rsidR="00406852" w:rsidRDefault="00406852" w:rsidP="00406852">
      <w:pPr>
        <w:spacing w:after="0" w:line="240" w:lineRule="auto"/>
        <w:rPr>
          <w:rStyle w:val="Referenciasutil"/>
          <w:rFonts w:eastAsiaTheme="majorEastAsia" w:cs="Arial"/>
          <w:b/>
          <w:smallCaps w:val="0"/>
          <w:color w:val="000000" w:themeColor="text1"/>
          <w:spacing w:val="5"/>
          <w:kern w:val="28"/>
          <w:sz w:val="20"/>
          <w:szCs w:val="20"/>
        </w:rPr>
      </w:pPr>
    </w:p>
    <w:p w:rsidR="00406852" w:rsidDel="00F9318D" w:rsidRDefault="00406852" w:rsidP="00406852">
      <w:pPr>
        <w:pStyle w:val="Prrafodelista"/>
        <w:keepNext/>
        <w:keepLines/>
        <w:spacing w:before="200" w:after="0"/>
        <w:outlineLvl w:val="2"/>
        <w:rPr>
          <w:del w:id="4" w:author="aruiz" w:date="2019-01-17T11:22:00Z"/>
          <w:color w:val="000000" w:themeColor="text1"/>
          <w:lang w:val="es-ES" w:eastAsia="es-ES"/>
        </w:rPr>
      </w:pPr>
    </w:p>
    <w:p w:rsidR="00406852" w:rsidDel="00F9318D" w:rsidRDefault="00406852" w:rsidP="00406852">
      <w:pPr>
        <w:pStyle w:val="Prrafodelista"/>
        <w:keepNext/>
        <w:keepLines/>
        <w:spacing w:before="200" w:after="0"/>
        <w:outlineLvl w:val="2"/>
        <w:rPr>
          <w:del w:id="5" w:author="aruiz" w:date="2019-01-17T11:22:00Z"/>
          <w:color w:val="000000" w:themeColor="text1"/>
          <w:lang w:val="es-ES" w:eastAsia="es-ES"/>
        </w:rPr>
      </w:pPr>
    </w:p>
    <w:p w:rsidR="00406852" w:rsidDel="00F9318D" w:rsidRDefault="00406852" w:rsidP="00406852">
      <w:pPr>
        <w:pStyle w:val="Prrafodelista"/>
        <w:keepNext/>
        <w:keepLines/>
        <w:spacing w:before="200" w:after="0"/>
        <w:outlineLvl w:val="2"/>
        <w:rPr>
          <w:del w:id="6" w:author="aruiz" w:date="2019-01-17T11:22:00Z"/>
          <w:color w:val="000000" w:themeColor="text1"/>
          <w:lang w:val="es-ES" w:eastAsia="es-ES"/>
        </w:rPr>
      </w:pPr>
    </w:p>
    <w:p w:rsidR="00406852" w:rsidDel="00F9318D" w:rsidRDefault="00406852" w:rsidP="00406852">
      <w:pPr>
        <w:pStyle w:val="Prrafodelista"/>
        <w:keepNext/>
        <w:keepLines/>
        <w:spacing w:before="200" w:after="0"/>
        <w:outlineLvl w:val="2"/>
        <w:rPr>
          <w:del w:id="7" w:author="aruiz" w:date="2019-01-17T11:22:00Z"/>
          <w:color w:val="000000" w:themeColor="text1"/>
          <w:lang w:val="es-ES" w:eastAsia="es-ES"/>
        </w:rPr>
      </w:pPr>
    </w:p>
    <w:p w:rsidR="00406852" w:rsidRDefault="00406852" w:rsidP="00406852">
      <w:pPr>
        <w:pStyle w:val="Prrafodelista"/>
        <w:keepNext/>
        <w:keepLines/>
        <w:spacing w:before="200" w:after="0"/>
        <w:outlineLvl w:val="2"/>
        <w:rPr>
          <w:color w:val="000000" w:themeColor="text1"/>
          <w:lang w:val="es-ES" w:eastAsia="es-ES"/>
        </w:rPr>
      </w:pPr>
    </w:p>
    <w:p w:rsidR="00406852" w:rsidRDefault="00406852" w:rsidP="00406852">
      <w:pPr>
        <w:pStyle w:val="Prrafodelista"/>
        <w:keepNext/>
        <w:keepLines/>
        <w:spacing w:before="200" w:after="0"/>
        <w:outlineLvl w:val="2"/>
        <w:rPr>
          <w:color w:val="000000" w:themeColor="text1"/>
          <w:lang w:val="es-ES" w:eastAsia="es-ES"/>
        </w:rPr>
      </w:pPr>
    </w:p>
    <w:p w:rsidR="00406852" w:rsidRDefault="00406852" w:rsidP="00406852">
      <w:pPr>
        <w:pStyle w:val="Prrafodelista"/>
        <w:keepNext/>
        <w:keepLines/>
        <w:spacing w:before="200" w:after="0"/>
        <w:outlineLvl w:val="2"/>
        <w:rPr>
          <w:color w:val="000000" w:themeColor="text1"/>
          <w:lang w:val="es-ES" w:eastAsia="es-ES"/>
        </w:rPr>
      </w:pPr>
    </w:p>
    <w:p w:rsidR="00406852" w:rsidRDefault="00406852" w:rsidP="00406852">
      <w:pPr>
        <w:pStyle w:val="Prrafodelista"/>
        <w:keepNext/>
        <w:keepLines/>
        <w:spacing w:before="200" w:after="0"/>
        <w:outlineLvl w:val="2"/>
        <w:rPr>
          <w:color w:val="000000" w:themeColor="text1"/>
          <w:lang w:val="es-ES" w:eastAsia="es-ES"/>
        </w:rPr>
      </w:pPr>
    </w:p>
    <w:p w:rsidR="00494EC5" w:rsidDel="00F9318D" w:rsidRDefault="00494EC5" w:rsidP="0031155B">
      <w:pPr>
        <w:pStyle w:val="Prrafodelista"/>
        <w:keepNext/>
        <w:keepLines/>
        <w:spacing w:before="200" w:after="0"/>
        <w:outlineLvl w:val="2"/>
        <w:rPr>
          <w:del w:id="8" w:author="aruiz" w:date="2019-01-17T11:22:00Z"/>
          <w:color w:val="000000" w:themeColor="text1"/>
          <w:lang w:val="es-ES" w:eastAsia="es-ES"/>
        </w:rPr>
      </w:pPr>
    </w:p>
    <w:p w:rsidR="00494EC5" w:rsidRDefault="00494EC5" w:rsidP="0031155B">
      <w:pPr>
        <w:pStyle w:val="Prrafodelista"/>
        <w:keepNext/>
        <w:keepLines/>
        <w:spacing w:before="200" w:after="0"/>
        <w:outlineLvl w:val="2"/>
        <w:rPr>
          <w:color w:val="000000" w:themeColor="text1"/>
          <w:lang w:val="es-ES" w:eastAsia="es-ES"/>
        </w:rPr>
      </w:pPr>
    </w:p>
    <w:p w:rsidR="00494EC5" w:rsidRDefault="00494EC5" w:rsidP="0031155B">
      <w:pPr>
        <w:pStyle w:val="Prrafodelista"/>
        <w:keepNext/>
        <w:keepLines/>
        <w:spacing w:before="200" w:after="0"/>
        <w:outlineLvl w:val="2"/>
        <w:rPr>
          <w:color w:val="000000" w:themeColor="text1"/>
          <w:lang w:val="es-ES" w:eastAsia="es-ES"/>
        </w:rPr>
      </w:pPr>
    </w:p>
    <w:p w:rsidR="00494EC5" w:rsidRDefault="00494EC5" w:rsidP="0031155B">
      <w:pPr>
        <w:pStyle w:val="Prrafodelista"/>
        <w:keepNext/>
        <w:keepLines/>
        <w:spacing w:before="200" w:after="0"/>
        <w:outlineLvl w:val="2"/>
        <w:rPr>
          <w:color w:val="000000" w:themeColor="text1"/>
          <w:lang w:val="es-ES" w:eastAsia="es-ES"/>
        </w:rPr>
      </w:pPr>
    </w:p>
    <w:p w:rsidR="00494EC5" w:rsidRDefault="00494EC5" w:rsidP="0031155B">
      <w:pPr>
        <w:pStyle w:val="Prrafodelista"/>
        <w:keepNext/>
        <w:keepLines/>
        <w:spacing w:before="200" w:after="0"/>
        <w:outlineLvl w:val="2"/>
        <w:rPr>
          <w:color w:val="000000" w:themeColor="text1"/>
          <w:lang w:val="es-ES" w:eastAsia="es-ES"/>
        </w:rPr>
      </w:pPr>
    </w:p>
    <w:sectPr w:rsidR="00494EC5" w:rsidSect="004F7DA2">
      <w:headerReference w:type="default" r:id="rId28"/>
      <w:footerReference w:type="default" r:id="rId29"/>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7A24" w:rsidRDefault="000D7A24" w:rsidP="0032324B">
      <w:pPr>
        <w:spacing w:after="0" w:line="240" w:lineRule="auto"/>
      </w:pPr>
      <w:r>
        <w:separator/>
      </w:r>
    </w:p>
  </w:endnote>
  <w:endnote w:type="continuationSeparator" w:id="1">
    <w:p w:rsidR="000D7A24" w:rsidRDefault="000D7A24" w:rsidP="003232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393611"/>
      <w:docPartObj>
        <w:docPartGallery w:val="Page Numbers (Bottom of Page)"/>
        <w:docPartUnique/>
      </w:docPartObj>
    </w:sdtPr>
    <w:sdtContent>
      <w:p w:rsidR="00CE4EB8" w:rsidRDefault="005312E5">
        <w:pPr>
          <w:pStyle w:val="Piedepgina"/>
          <w:jc w:val="right"/>
        </w:pPr>
        <w:fldSimple w:instr=" PAGE   \* MERGEFORMAT ">
          <w:r w:rsidR="00D41BB5">
            <w:rPr>
              <w:noProof/>
            </w:rPr>
            <w:t>18</w:t>
          </w:r>
        </w:fldSimple>
      </w:p>
    </w:sdtContent>
  </w:sdt>
  <w:p w:rsidR="00CE4EB8" w:rsidRDefault="00CE4EB8">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7A24" w:rsidRDefault="000D7A24" w:rsidP="0032324B">
      <w:pPr>
        <w:spacing w:after="0" w:line="240" w:lineRule="auto"/>
      </w:pPr>
      <w:r>
        <w:separator/>
      </w:r>
    </w:p>
  </w:footnote>
  <w:footnote w:type="continuationSeparator" w:id="1">
    <w:p w:rsidR="000D7A24" w:rsidRDefault="000D7A24" w:rsidP="0032324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000000"/>
        <w:left w:val="single" w:sz="4" w:space="0" w:color="000000"/>
        <w:bottom w:val="single" w:sz="4" w:space="0" w:color="000000"/>
        <w:right w:val="single" w:sz="4" w:space="0" w:color="000000"/>
      </w:tblBorders>
      <w:tblLook w:val="00A0"/>
    </w:tblPr>
    <w:tblGrid>
      <w:gridCol w:w="6852"/>
      <w:gridCol w:w="2202"/>
    </w:tblGrid>
    <w:tr w:rsidR="00CE4EB8" w:rsidTr="00AA48EE">
      <w:tc>
        <w:tcPr>
          <w:tcW w:w="7054" w:type="dxa"/>
          <w:tcBorders>
            <w:top w:val="single" w:sz="4" w:space="0" w:color="000000"/>
          </w:tcBorders>
        </w:tcPr>
        <w:p w:rsidR="00CE4EB8" w:rsidRDefault="00CE4EB8" w:rsidP="00AA48EE">
          <w:pPr>
            <w:pStyle w:val="Encabezado"/>
            <w:rPr>
              <w:sz w:val="20"/>
              <w:szCs w:val="20"/>
            </w:rPr>
          </w:pPr>
          <w:r>
            <w:rPr>
              <w:sz w:val="20"/>
              <w:szCs w:val="20"/>
            </w:rPr>
            <w:t xml:space="preserve">Instructivo de uso </w:t>
          </w:r>
        </w:p>
        <w:p w:rsidR="00CE4EB8" w:rsidRPr="009024A6" w:rsidRDefault="00CE4EB8" w:rsidP="00AA48EE">
          <w:pPr>
            <w:pStyle w:val="Encabezado"/>
            <w:rPr>
              <w:i/>
              <w:sz w:val="24"/>
              <w:szCs w:val="24"/>
            </w:rPr>
          </w:pPr>
          <w:r>
            <w:rPr>
              <w:i/>
              <w:sz w:val="24"/>
              <w:szCs w:val="24"/>
            </w:rPr>
            <w:t>Servicios web – Cuando llega</w:t>
          </w:r>
        </w:p>
        <w:p w:rsidR="00CE4EB8" w:rsidRPr="00855D4F" w:rsidRDefault="00CE4EB8" w:rsidP="00AA48EE">
          <w:pPr>
            <w:pStyle w:val="Encabezado"/>
            <w:rPr>
              <w:sz w:val="20"/>
              <w:szCs w:val="20"/>
            </w:rPr>
          </w:pPr>
        </w:p>
      </w:tc>
      <w:tc>
        <w:tcPr>
          <w:tcW w:w="1666" w:type="dxa"/>
          <w:tcBorders>
            <w:top w:val="single" w:sz="4" w:space="0" w:color="000000"/>
          </w:tcBorders>
          <w:vAlign w:val="center"/>
        </w:tcPr>
        <w:p w:rsidR="00CE4EB8" w:rsidRPr="00855D4F" w:rsidRDefault="00CE4EB8" w:rsidP="00AA48EE">
          <w:pPr>
            <w:pStyle w:val="Encabezado"/>
            <w:jc w:val="right"/>
            <w:rPr>
              <w:sz w:val="20"/>
              <w:szCs w:val="20"/>
            </w:rPr>
          </w:pPr>
          <w:r>
            <w:rPr>
              <w:b/>
              <w:i/>
              <w:noProof/>
              <w:sz w:val="48"/>
              <w:szCs w:val="20"/>
              <w:lang w:val="es-ES" w:eastAsia="es-ES"/>
            </w:rPr>
            <w:drawing>
              <wp:inline distT="0" distB="0" distL="0" distR="0">
                <wp:extent cx="1242060" cy="220980"/>
                <wp:effectExtent l="1905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srcRect/>
                        <a:stretch>
                          <a:fillRect/>
                        </a:stretch>
                      </pic:blipFill>
                      <pic:spPr bwMode="auto">
                        <a:xfrm>
                          <a:off x="0" y="0"/>
                          <a:ext cx="1242060" cy="220980"/>
                        </a:xfrm>
                        <a:prstGeom prst="rect">
                          <a:avLst/>
                        </a:prstGeom>
                        <a:noFill/>
                        <a:ln w="9525">
                          <a:noFill/>
                          <a:miter lim="800000"/>
                          <a:headEnd/>
                          <a:tailEnd/>
                        </a:ln>
                      </pic:spPr>
                    </pic:pic>
                  </a:graphicData>
                </a:graphic>
              </wp:inline>
            </w:drawing>
          </w:r>
        </w:p>
      </w:tc>
    </w:tr>
    <w:tr w:rsidR="00CE4EB8" w:rsidTr="00AA48EE">
      <w:tc>
        <w:tcPr>
          <w:tcW w:w="8720" w:type="dxa"/>
          <w:gridSpan w:val="2"/>
          <w:tcBorders>
            <w:bottom w:val="single" w:sz="4" w:space="0" w:color="000000"/>
          </w:tcBorders>
        </w:tcPr>
        <w:p w:rsidR="00CE4EB8" w:rsidRPr="00855D4F" w:rsidRDefault="00CE4EB8" w:rsidP="00F155B1">
          <w:pPr>
            <w:pStyle w:val="Encabezado"/>
            <w:jc w:val="center"/>
            <w:rPr>
              <w:sz w:val="20"/>
              <w:szCs w:val="20"/>
            </w:rPr>
          </w:pPr>
          <w:r>
            <w:rPr>
              <w:rFonts w:cs="Tahoma"/>
              <w:sz w:val="20"/>
              <w:szCs w:val="20"/>
            </w:rPr>
            <w:t>Versión: 1.0</w:t>
          </w:r>
          <w:r w:rsidRPr="00855D4F">
            <w:rPr>
              <w:rFonts w:cs="Tahoma"/>
              <w:sz w:val="20"/>
              <w:szCs w:val="20"/>
            </w:rPr>
            <w:t xml:space="preserve">, fecha de emisión: </w:t>
          </w:r>
          <w:fldSimple w:instr=" DOCPROPERTY  LastSavedTime  \* MERGEFORMAT ">
            <w:r w:rsidRPr="00ED60EF">
              <w:rPr>
                <w:rFonts w:cs="Tahoma"/>
                <w:sz w:val="20"/>
                <w:szCs w:val="20"/>
              </w:rPr>
              <w:t>19/12/2017 9:22</w:t>
            </w:r>
          </w:fldSimple>
        </w:p>
      </w:tc>
    </w:tr>
  </w:tbl>
  <w:p w:rsidR="00CE4EB8" w:rsidRDefault="00CE4EB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47CF4"/>
    <w:multiLevelType w:val="hybridMultilevel"/>
    <w:tmpl w:val="CC30CF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41F1170"/>
    <w:multiLevelType w:val="hybridMultilevel"/>
    <w:tmpl w:val="F54ABB8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B4901CD"/>
    <w:multiLevelType w:val="hybridMultilevel"/>
    <w:tmpl w:val="835240C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nsid w:val="249A644B"/>
    <w:multiLevelType w:val="multilevel"/>
    <w:tmpl w:val="E2489774"/>
    <w:lvl w:ilvl="0">
      <w:start w:val="1"/>
      <w:numFmt w:val="decimal"/>
      <w:lvlText w:val="%1."/>
      <w:lvlJc w:val="left"/>
      <w:pPr>
        <w:ind w:left="360" w:hanging="360"/>
      </w:pPr>
      <w:rPr>
        <w:rFonts w:hint="default"/>
        <w:i w:val="0"/>
        <w:color w:val="auto"/>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i w:val="0"/>
        <w:color w:val="auto"/>
      </w:rPr>
    </w:lvl>
    <w:lvl w:ilvl="3">
      <w:start w:val="1"/>
      <w:numFmt w:val="decimal"/>
      <w:lvlText w:val="%1.%2.%3.%4."/>
      <w:lvlJc w:val="left"/>
      <w:pPr>
        <w:ind w:left="720" w:hanging="720"/>
      </w:pPr>
      <w:rPr>
        <w:rFonts w:hint="default"/>
        <w:i w:val="0"/>
        <w:color w:val="auto"/>
      </w:rPr>
    </w:lvl>
    <w:lvl w:ilvl="4">
      <w:start w:val="1"/>
      <w:numFmt w:val="decimal"/>
      <w:lvlText w:val="%1.%2.%3.%4.%5."/>
      <w:lvlJc w:val="left"/>
      <w:pPr>
        <w:ind w:left="1080" w:hanging="1080"/>
      </w:pPr>
      <w:rPr>
        <w:rFonts w:hint="default"/>
        <w:i w:val="0"/>
        <w:color w:val="auto"/>
      </w:rPr>
    </w:lvl>
    <w:lvl w:ilvl="5">
      <w:start w:val="1"/>
      <w:numFmt w:val="decimal"/>
      <w:lvlText w:val="%1.%2.%3.%4.%5.%6."/>
      <w:lvlJc w:val="left"/>
      <w:pPr>
        <w:ind w:left="1080" w:hanging="1080"/>
      </w:pPr>
      <w:rPr>
        <w:rFonts w:hint="default"/>
        <w:i w:val="0"/>
        <w:color w:val="auto"/>
      </w:rPr>
    </w:lvl>
    <w:lvl w:ilvl="6">
      <w:start w:val="1"/>
      <w:numFmt w:val="decimal"/>
      <w:lvlText w:val="%1.%2.%3.%4.%5.%6.%7."/>
      <w:lvlJc w:val="left"/>
      <w:pPr>
        <w:ind w:left="1440" w:hanging="1440"/>
      </w:pPr>
      <w:rPr>
        <w:rFonts w:hint="default"/>
        <w:i w:val="0"/>
        <w:color w:val="auto"/>
      </w:rPr>
    </w:lvl>
    <w:lvl w:ilvl="7">
      <w:start w:val="1"/>
      <w:numFmt w:val="decimal"/>
      <w:lvlText w:val="%1.%2.%3.%4.%5.%6.%7.%8."/>
      <w:lvlJc w:val="left"/>
      <w:pPr>
        <w:ind w:left="1440" w:hanging="1440"/>
      </w:pPr>
      <w:rPr>
        <w:rFonts w:hint="default"/>
        <w:i w:val="0"/>
        <w:color w:val="auto"/>
      </w:rPr>
    </w:lvl>
    <w:lvl w:ilvl="8">
      <w:start w:val="1"/>
      <w:numFmt w:val="decimal"/>
      <w:lvlText w:val="%1.%2.%3.%4.%5.%6.%7.%8.%9."/>
      <w:lvlJc w:val="left"/>
      <w:pPr>
        <w:ind w:left="1800" w:hanging="1800"/>
      </w:pPr>
      <w:rPr>
        <w:rFonts w:hint="default"/>
        <w:i w:val="0"/>
        <w:color w:val="auto"/>
      </w:rPr>
    </w:lvl>
  </w:abstractNum>
  <w:abstractNum w:abstractNumId="4">
    <w:nsid w:val="259B6C60"/>
    <w:multiLevelType w:val="hybridMultilevel"/>
    <w:tmpl w:val="987652B0"/>
    <w:lvl w:ilvl="0" w:tplc="76285D44">
      <w:numFmt w:val="bullet"/>
      <w:lvlText w:val="-"/>
      <w:lvlJc w:val="left"/>
      <w:pPr>
        <w:ind w:left="720" w:hanging="360"/>
      </w:pPr>
      <w:rPr>
        <w:rFonts w:ascii="Calibri" w:eastAsia="Times New Roman" w:hAnsi="Calibri"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BF751CF"/>
    <w:multiLevelType w:val="hybridMultilevel"/>
    <w:tmpl w:val="CE7C1972"/>
    <w:lvl w:ilvl="0" w:tplc="1F7A0422">
      <w:start w:val="1"/>
      <w:numFmt w:val="decimal"/>
      <w:lvlText w:val="%1."/>
      <w:lvlJc w:val="left"/>
      <w:pPr>
        <w:ind w:left="720" w:hanging="360"/>
      </w:pPr>
      <w:rPr>
        <w:rFonts w:asciiTheme="minorHAnsi" w:hAnsiTheme="minorHAnsi" w:hint="default"/>
        <w:b w:val="0"/>
        <w:color w:val="auto"/>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F882377"/>
    <w:multiLevelType w:val="hybridMultilevel"/>
    <w:tmpl w:val="0114B034"/>
    <w:lvl w:ilvl="0" w:tplc="2C0A000D">
      <w:start w:val="1"/>
      <w:numFmt w:val="bullet"/>
      <w:lvlText w:val=""/>
      <w:lvlJc w:val="left"/>
      <w:pPr>
        <w:ind w:left="2160" w:hanging="360"/>
      </w:pPr>
      <w:rPr>
        <w:rFonts w:ascii="Wingdings" w:hAnsi="Wingdings"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7">
    <w:nsid w:val="3B450C6A"/>
    <w:multiLevelType w:val="hybridMultilevel"/>
    <w:tmpl w:val="E9D2C2A2"/>
    <w:lvl w:ilvl="0" w:tplc="2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3D6D4014"/>
    <w:multiLevelType w:val="hybridMultilevel"/>
    <w:tmpl w:val="EB3A9FC0"/>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9">
    <w:nsid w:val="41EC44BE"/>
    <w:multiLevelType w:val="hybridMultilevel"/>
    <w:tmpl w:val="3FAE661C"/>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nsid w:val="42F20395"/>
    <w:multiLevelType w:val="hybridMultilevel"/>
    <w:tmpl w:val="15CEF2A6"/>
    <w:lvl w:ilvl="0" w:tplc="76285D44">
      <w:numFmt w:val="bullet"/>
      <w:lvlText w:val="-"/>
      <w:lvlJc w:val="left"/>
      <w:pPr>
        <w:ind w:left="1440" w:hanging="360"/>
      </w:pPr>
      <w:rPr>
        <w:rFonts w:ascii="Calibri" w:eastAsia="Times New Roman" w:hAnsi="Calibri" w:cstheme="maj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nsid w:val="44B17E0B"/>
    <w:multiLevelType w:val="hybridMultilevel"/>
    <w:tmpl w:val="2FFE77C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76B1AE2"/>
    <w:multiLevelType w:val="multilevel"/>
    <w:tmpl w:val="F69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CB0881"/>
    <w:multiLevelType w:val="hybridMultilevel"/>
    <w:tmpl w:val="B8D08028"/>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nsid w:val="510D2AD1"/>
    <w:multiLevelType w:val="hybridMultilevel"/>
    <w:tmpl w:val="BA722B70"/>
    <w:lvl w:ilvl="0" w:tplc="2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543D7C1F"/>
    <w:multiLevelType w:val="hybridMultilevel"/>
    <w:tmpl w:val="357EAFA2"/>
    <w:lvl w:ilvl="0" w:tplc="2C0A000D">
      <w:start w:val="1"/>
      <w:numFmt w:val="bullet"/>
      <w:lvlText w:val=""/>
      <w:lvlJc w:val="left"/>
      <w:pPr>
        <w:ind w:left="3495" w:hanging="360"/>
      </w:pPr>
      <w:rPr>
        <w:rFonts w:ascii="Wingdings" w:hAnsi="Wingdings" w:hint="default"/>
      </w:rPr>
    </w:lvl>
    <w:lvl w:ilvl="1" w:tplc="2C0A0003" w:tentative="1">
      <w:start w:val="1"/>
      <w:numFmt w:val="bullet"/>
      <w:lvlText w:val="o"/>
      <w:lvlJc w:val="left"/>
      <w:pPr>
        <w:ind w:left="4215" w:hanging="360"/>
      </w:pPr>
      <w:rPr>
        <w:rFonts w:ascii="Courier New" w:hAnsi="Courier New" w:cs="Courier New" w:hint="default"/>
      </w:rPr>
    </w:lvl>
    <w:lvl w:ilvl="2" w:tplc="2C0A0005" w:tentative="1">
      <w:start w:val="1"/>
      <w:numFmt w:val="bullet"/>
      <w:lvlText w:val=""/>
      <w:lvlJc w:val="left"/>
      <w:pPr>
        <w:ind w:left="4935" w:hanging="360"/>
      </w:pPr>
      <w:rPr>
        <w:rFonts w:ascii="Wingdings" w:hAnsi="Wingdings" w:hint="default"/>
      </w:rPr>
    </w:lvl>
    <w:lvl w:ilvl="3" w:tplc="2C0A0001" w:tentative="1">
      <w:start w:val="1"/>
      <w:numFmt w:val="bullet"/>
      <w:lvlText w:val=""/>
      <w:lvlJc w:val="left"/>
      <w:pPr>
        <w:ind w:left="5655" w:hanging="360"/>
      </w:pPr>
      <w:rPr>
        <w:rFonts w:ascii="Symbol" w:hAnsi="Symbol" w:hint="default"/>
      </w:rPr>
    </w:lvl>
    <w:lvl w:ilvl="4" w:tplc="2C0A0003" w:tentative="1">
      <w:start w:val="1"/>
      <w:numFmt w:val="bullet"/>
      <w:lvlText w:val="o"/>
      <w:lvlJc w:val="left"/>
      <w:pPr>
        <w:ind w:left="6375" w:hanging="360"/>
      </w:pPr>
      <w:rPr>
        <w:rFonts w:ascii="Courier New" w:hAnsi="Courier New" w:cs="Courier New" w:hint="default"/>
      </w:rPr>
    </w:lvl>
    <w:lvl w:ilvl="5" w:tplc="2C0A0005" w:tentative="1">
      <w:start w:val="1"/>
      <w:numFmt w:val="bullet"/>
      <w:lvlText w:val=""/>
      <w:lvlJc w:val="left"/>
      <w:pPr>
        <w:ind w:left="7095" w:hanging="360"/>
      </w:pPr>
      <w:rPr>
        <w:rFonts w:ascii="Wingdings" w:hAnsi="Wingdings" w:hint="default"/>
      </w:rPr>
    </w:lvl>
    <w:lvl w:ilvl="6" w:tplc="2C0A0001" w:tentative="1">
      <w:start w:val="1"/>
      <w:numFmt w:val="bullet"/>
      <w:lvlText w:val=""/>
      <w:lvlJc w:val="left"/>
      <w:pPr>
        <w:ind w:left="7815" w:hanging="360"/>
      </w:pPr>
      <w:rPr>
        <w:rFonts w:ascii="Symbol" w:hAnsi="Symbol" w:hint="default"/>
      </w:rPr>
    </w:lvl>
    <w:lvl w:ilvl="7" w:tplc="2C0A0003" w:tentative="1">
      <w:start w:val="1"/>
      <w:numFmt w:val="bullet"/>
      <w:lvlText w:val="o"/>
      <w:lvlJc w:val="left"/>
      <w:pPr>
        <w:ind w:left="8535" w:hanging="360"/>
      </w:pPr>
      <w:rPr>
        <w:rFonts w:ascii="Courier New" w:hAnsi="Courier New" w:cs="Courier New" w:hint="default"/>
      </w:rPr>
    </w:lvl>
    <w:lvl w:ilvl="8" w:tplc="2C0A0005" w:tentative="1">
      <w:start w:val="1"/>
      <w:numFmt w:val="bullet"/>
      <w:lvlText w:val=""/>
      <w:lvlJc w:val="left"/>
      <w:pPr>
        <w:ind w:left="9255" w:hanging="360"/>
      </w:pPr>
      <w:rPr>
        <w:rFonts w:ascii="Wingdings" w:hAnsi="Wingdings" w:hint="default"/>
      </w:rPr>
    </w:lvl>
  </w:abstractNum>
  <w:abstractNum w:abstractNumId="16">
    <w:nsid w:val="551C5FFA"/>
    <w:multiLevelType w:val="hybridMultilevel"/>
    <w:tmpl w:val="A6B6FDF0"/>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65FD6CE8"/>
    <w:multiLevelType w:val="hybridMultilevel"/>
    <w:tmpl w:val="96BE91E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nsid w:val="660931C9"/>
    <w:multiLevelType w:val="multilevel"/>
    <w:tmpl w:val="C03689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imes New Roman" w:hint="default"/>
        <w:color w:val="auto"/>
        <w:sz w:val="22"/>
        <w:u w:val="none"/>
      </w:rPr>
    </w:lvl>
    <w:lvl w:ilvl="2">
      <w:start w:val="1"/>
      <w:numFmt w:val="decimal"/>
      <w:isLgl/>
      <w:lvlText w:val="%1.%2.%3."/>
      <w:lvlJc w:val="left"/>
      <w:pPr>
        <w:ind w:left="1080" w:hanging="720"/>
      </w:pPr>
      <w:rPr>
        <w:rFonts w:asciiTheme="minorHAnsi" w:hAnsiTheme="minorHAnsi" w:cs="Times New Roman" w:hint="default"/>
        <w:color w:val="auto"/>
        <w:sz w:val="22"/>
        <w:u w:val="none"/>
      </w:rPr>
    </w:lvl>
    <w:lvl w:ilvl="3">
      <w:start w:val="1"/>
      <w:numFmt w:val="decimal"/>
      <w:isLgl/>
      <w:lvlText w:val="%1.%2.%3.%4."/>
      <w:lvlJc w:val="left"/>
      <w:pPr>
        <w:ind w:left="1080" w:hanging="720"/>
      </w:pPr>
      <w:rPr>
        <w:rFonts w:asciiTheme="minorHAnsi" w:hAnsiTheme="minorHAnsi" w:cs="Times New Roman" w:hint="default"/>
        <w:color w:val="auto"/>
        <w:sz w:val="22"/>
        <w:u w:val="none"/>
      </w:rPr>
    </w:lvl>
    <w:lvl w:ilvl="4">
      <w:start w:val="1"/>
      <w:numFmt w:val="decimal"/>
      <w:isLgl/>
      <w:lvlText w:val="%1.%2.%3.%4.%5."/>
      <w:lvlJc w:val="left"/>
      <w:pPr>
        <w:ind w:left="1080" w:hanging="720"/>
      </w:pPr>
      <w:rPr>
        <w:rFonts w:asciiTheme="minorHAnsi" w:hAnsiTheme="minorHAnsi" w:cs="Times New Roman" w:hint="default"/>
        <w:color w:val="auto"/>
        <w:sz w:val="22"/>
        <w:u w:val="none"/>
      </w:rPr>
    </w:lvl>
    <w:lvl w:ilvl="5">
      <w:start w:val="1"/>
      <w:numFmt w:val="decimal"/>
      <w:isLgl/>
      <w:lvlText w:val="%1.%2.%3.%4.%5.%6."/>
      <w:lvlJc w:val="left"/>
      <w:pPr>
        <w:ind w:left="1440" w:hanging="1080"/>
      </w:pPr>
      <w:rPr>
        <w:rFonts w:asciiTheme="minorHAnsi" w:hAnsiTheme="minorHAnsi" w:cs="Times New Roman" w:hint="default"/>
        <w:color w:val="auto"/>
        <w:sz w:val="22"/>
        <w:u w:val="none"/>
      </w:rPr>
    </w:lvl>
    <w:lvl w:ilvl="6">
      <w:start w:val="1"/>
      <w:numFmt w:val="decimal"/>
      <w:isLgl/>
      <w:lvlText w:val="%1.%2.%3.%4.%5.%6.%7."/>
      <w:lvlJc w:val="left"/>
      <w:pPr>
        <w:ind w:left="1440" w:hanging="1080"/>
      </w:pPr>
      <w:rPr>
        <w:rFonts w:asciiTheme="minorHAnsi" w:hAnsiTheme="minorHAnsi" w:cs="Times New Roman" w:hint="default"/>
        <w:color w:val="auto"/>
        <w:sz w:val="22"/>
        <w:u w:val="none"/>
      </w:rPr>
    </w:lvl>
    <w:lvl w:ilvl="7">
      <w:start w:val="1"/>
      <w:numFmt w:val="decimal"/>
      <w:isLgl/>
      <w:lvlText w:val="%1.%2.%3.%4.%5.%6.%7.%8."/>
      <w:lvlJc w:val="left"/>
      <w:pPr>
        <w:ind w:left="1800" w:hanging="1440"/>
      </w:pPr>
      <w:rPr>
        <w:rFonts w:asciiTheme="minorHAnsi" w:hAnsiTheme="minorHAnsi" w:cs="Times New Roman" w:hint="default"/>
        <w:color w:val="auto"/>
        <w:sz w:val="22"/>
        <w:u w:val="none"/>
      </w:rPr>
    </w:lvl>
    <w:lvl w:ilvl="8">
      <w:start w:val="1"/>
      <w:numFmt w:val="decimal"/>
      <w:isLgl/>
      <w:lvlText w:val="%1.%2.%3.%4.%5.%6.%7.%8.%9."/>
      <w:lvlJc w:val="left"/>
      <w:pPr>
        <w:ind w:left="1800" w:hanging="1440"/>
      </w:pPr>
      <w:rPr>
        <w:rFonts w:asciiTheme="minorHAnsi" w:hAnsiTheme="minorHAnsi" w:cs="Times New Roman" w:hint="default"/>
        <w:color w:val="auto"/>
        <w:sz w:val="22"/>
        <w:u w:val="none"/>
      </w:rPr>
    </w:lvl>
  </w:abstractNum>
  <w:abstractNum w:abstractNumId="19">
    <w:nsid w:val="6C066A00"/>
    <w:multiLevelType w:val="hybridMultilevel"/>
    <w:tmpl w:val="980EDCE4"/>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nsid w:val="6E91768A"/>
    <w:multiLevelType w:val="hybridMultilevel"/>
    <w:tmpl w:val="BADE6414"/>
    <w:lvl w:ilvl="0" w:tplc="2C0A000D">
      <w:start w:val="1"/>
      <w:numFmt w:val="bullet"/>
      <w:lvlText w:val=""/>
      <w:lvlJc w:val="left"/>
      <w:pPr>
        <w:ind w:left="1440" w:hanging="360"/>
      </w:pPr>
      <w:rPr>
        <w:rFonts w:ascii="Wingdings" w:hAnsi="Wingdings" w:hint="default"/>
      </w:rPr>
    </w:lvl>
    <w:lvl w:ilvl="1" w:tplc="2C0A0003">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nsid w:val="775E21E7"/>
    <w:multiLevelType w:val="hybridMultilevel"/>
    <w:tmpl w:val="5E9CFB0C"/>
    <w:lvl w:ilvl="0" w:tplc="2C0A000D">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21"/>
  </w:num>
  <w:num w:numId="2">
    <w:abstractNumId w:val="19"/>
  </w:num>
  <w:num w:numId="3">
    <w:abstractNumId w:val="20"/>
  </w:num>
  <w:num w:numId="4">
    <w:abstractNumId w:val="13"/>
  </w:num>
  <w:num w:numId="5">
    <w:abstractNumId w:val="9"/>
  </w:num>
  <w:num w:numId="6">
    <w:abstractNumId w:val="16"/>
  </w:num>
  <w:num w:numId="7">
    <w:abstractNumId w:val="15"/>
  </w:num>
  <w:num w:numId="8">
    <w:abstractNumId w:val="11"/>
  </w:num>
  <w:num w:numId="9">
    <w:abstractNumId w:val="6"/>
  </w:num>
  <w:num w:numId="10">
    <w:abstractNumId w:val="14"/>
  </w:num>
  <w:num w:numId="11">
    <w:abstractNumId w:val="7"/>
  </w:num>
  <w:num w:numId="12">
    <w:abstractNumId w:val="1"/>
  </w:num>
  <w:num w:numId="13">
    <w:abstractNumId w:val="17"/>
  </w:num>
  <w:num w:numId="14">
    <w:abstractNumId w:val="4"/>
  </w:num>
  <w:num w:numId="15">
    <w:abstractNumId w:val="2"/>
  </w:num>
  <w:num w:numId="16">
    <w:abstractNumId w:val="10"/>
  </w:num>
  <w:num w:numId="17">
    <w:abstractNumId w:val="0"/>
  </w:num>
  <w:num w:numId="18">
    <w:abstractNumId w:val="3"/>
  </w:num>
  <w:num w:numId="19">
    <w:abstractNumId w:val="8"/>
  </w:num>
  <w:num w:numId="20">
    <w:abstractNumId w:val="18"/>
  </w:num>
  <w:num w:numId="21">
    <w:abstractNumId w:val="12"/>
  </w:num>
  <w:num w:numId="2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trackRevisions/>
  <w:defaultTabStop w:val="708"/>
  <w:hyphenationZone w:val="425"/>
  <w:characterSpacingControl w:val="doNotCompress"/>
  <w:footnotePr>
    <w:footnote w:id="0"/>
    <w:footnote w:id="1"/>
  </w:footnotePr>
  <w:endnotePr>
    <w:endnote w:id="0"/>
    <w:endnote w:id="1"/>
  </w:endnotePr>
  <w:compat/>
  <w:rsids>
    <w:rsidRoot w:val="00953AC8"/>
    <w:rsid w:val="000004C4"/>
    <w:rsid w:val="00015553"/>
    <w:rsid w:val="000377C0"/>
    <w:rsid w:val="00040FDE"/>
    <w:rsid w:val="00044C8F"/>
    <w:rsid w:val="00046A0F"/>
    <w:rsid w:val="00053E1D"/>
    <w:rsid w:val="000576D7"/>
    <w:rsid w:val="00061C93"/>
    <w:rsid w:val="00062CF0"/>
    <w:rsid w:val="000642AC"/>
    <w:rsid w:val="000661A9"/>
    <w:rsid w:val="0007346A"/>
    <w:rsid w:val="00073487"/>
    <w:rsid w:val="0008705A"/>
    <w:rsid w:val="000946F8"/>
    <w:rsid w:val="000B15D6"/>
    <w:rsid w:val="000B29AC"/>
    <w:rsid w:val="000D180F"/>
    <w:rsid w:val="000D5833"/>
    <w:rsid w:val="000D7A24"/>
    <w:rsid w:val="000F5358"/>
    <w:rsid w:val="000F5D9D"/>
    <w:rsid w:val="00100779"/>
    <w:rsid w:val="00100E69"/>
    <w:rsid w:val="0010586F"/>
    <w:rsid w:val="00113EE4"/>
    <w:rsid w:val="00117452"/>
    <w:rsid w:val="00117FBC"/>
    <w:rsid w:val="0012022E"/>
    <w:rsid w:val="00121D9F"/>
    <w:rsid w:val="00121E50"/>
    <w:rsid w:val="00130473"/>
    <w:rsid w:val="001348CE"/>
    <w:rsid w:val="00137F93"/>
    <w:rsid w:val="00140F0C"/>
    <w:rsid w:val="0014176A"/>
    <w:rsid w:val="00150817"/>
    <w:rsid w:val="001651F6"/>
    <w:rsid w:val="001709E9"/>
    <w:rsid w:val="0017343C"/>
    <w:rsid w:val="0018006C"/>
    <w:rsid w:val="00181645"/>
    <w:rsid w:val="0018189E"/>
    <w:rsid w:val="00194B92"/>
    <w:rsid w:val="00195391"/>
    <w:rsid w:val="001C047D"/>
    <w:rsid w:val="001C25B8"/>
    <w:rsid w:val="001C5C87"/>
    <w:rsid w:val="001D14EC"/>
    <w:rsid w:val="001E13CA"/>
    <w:rsid w:val="001E23D0"/>
    <w:rsid w:val="001F23FD"/>
    <w:rsid w:val="002000FD"/>
    <w:rsid w:val="002020F9"/>
    <w:rsid w:val="0020310A"/>
    <w:rsid w:val="00216920"/>
    <w:rsid w:val="002203D5"/>
    <w:rsid w:val="002204BA"/>
    <w:rsid w:val="00220DEB"/>
    <w:rsid w:val="00226C71"/>
    <w:rsid w:val="00257EA9"/>
    <w:rsid w:val="002734D3"/>
    <w:rsid w:val="00283D4A"/>
    <w:rsid w:val="00287E8C"/>
    <w:rsid w:val="00290793"/>
    <w:rsid w:val="00292592"/>
    <w:rsid w:val="002A1639"/>
    <w:rsid w:val="002A5600"/>
    <w:rsid w:val="002A6800"/>
    <w:rsid w:val="002B0F03"/>
    <w:rsid w:val="002D67A5"/>
    <w:rsid w:val="002D6DEB"/>
    <w:rsid w:val="002E073F"/>
    <w:rsid w:val="002E7DA5"/>
    <w:rsid w:val="002F33B1"/>
    <w:rsid w:val="002F3D1D"/>
    <w:rsid w:val="002F4D07"/>
    <w:rsid w:val="00301529"/>
    <w:rsid w:val="0031155B"/>
    <w:rsid w:val="0032324B"/>
    <w:rsid w:val="0032585D"/>
    <w:rsid w:val="00326143"/>
    <w:rsid w:val="00331761"/>
    <w:rsid w:val="00341A3B"/>
    <w:rsid w:val="0035318F"/>
    <w:rsid w:val="00361AF5"/>
    <w:rsid w:val="003702C1"/>
    <w:rsid w:val="00372069"/>
    <w:rsid w:val="00381019"/>
    <w:rsid w:val="003A151F"/>
    <w:rsid w:val="003A314B"/>
    <w:rsid w:val="003A43A3"/>
    <w:rsid w:val="003C2239"/>
    <w:rsid w:val="003C6473"/>
    <w:rsid w:val="00406852"/>
    <w:rsid w:val="00422919"/>
    <w:rsid w:val="004303F5"/>
    <w:rsid w:val="004328D5"/>
    <w:rsid w:val="0043658A"/>
    <w:rsid w:val="004401C3"/>
    <w:rsid w:val="004474EF"/>
    <w:rsid w:val="00447F18"/>
    <w:rsid w:val="00453E84"/>
    <w:rsid w:val="0045770F"/>
    <w:rsid w:val="00460F02"/>
    <w:rsid w:val="004633A0"/>
    <w:rsid w:val="004713EF"/>
    <w:rsid w:val="00477ADE"/>
    <w:rsid w:val="00494EC5"/>
    <w:rsid w:val="0049732C"/>
    <w:rsid w:val="004A36FF"/>
    <w:rsid w:val="004A6BB1"/>
    <w:rsid w:val="004A7875"/>
    <w:rsid w:val="004B492D"/>
    <w:rsid w:val="004C0798"/>
    <w:rsid w:val="004C080E"/>
    <w:rsid w:val="004E280C"/>
    <w:rsid w:val="004E6F1B"/>
    <w:rsid w:val="004F1982"/>
    <w:rsid w:val="004F2124"/>
    <w:rsid w:val="004F7DA2"/>
    <w:rsid w:val="00524FCB"/>
    <w:rsid w:val="005312E5"/>
    <w:rsid w:val="005346DA"/>
    <w:rsid w:val="00536EF6"/>
    <w:rsid w:val="00545662"/>
    <w:rsid w:val="005470DA"/>
    <w:rsid w:val="00554DF6"/>
    <w:rsid w:val="005563A8"/>
    <w:rsid w:val="00565AD3"/>
    <w:rsid w:val="00572FB3"/>
    <w:rsid w:val="005752DE"/>
    <w:rsid w:val="005A77C6"/>
    <w:rsid w:val="005D48DF"/>
    <w:rsid w:val="005D702F"/>
    <w:rsid w:val="0060175B"/>
    <w:rsid w:val="00602CEE"/>
    <w:rsid w:val="00606DC3"/>
    <w:rsid w:val="0061395D"/>
    <w:rsid w:val="00614909"/>
    <w:rsid w:val="006224E5"/>
    <w:rsid w:val="006236CC"/>
    <w:rsid w:val="00625611"/>
    <w:rsid w:val="00634233"/>
    <w:rsid w:val="0064198C"/>
    <w:rsid w:val="00646F3A"/>
    <w:rsid w:val="00655435"/>
    <w:rsid w:val="0067075D"/>
    <w:rsid w:val="00682C24"/>
    <w:rsid w:val="00691094"/>
    <w:rsid w:val="00692376"/>
    <w:rsid w:val="006A71F6"/>
    <w:rsid w:val="006C18DF"/>
    <w:rsid w:val="006C258D"/>
    <w:rsid w:val="006C6538"/>
    <w:rsid w:val="006F30AF"/>
    <w:rsid w:val="00700BB0"/>
    <w:rsid w:val="00736FE5"/>
    <w:rsid w:val="00740EA1"/>
    <w:rsid w:val="007476C7"/>
    <w:rsid w:val="00751842"/>
    <w:rsid w:val="007529CD"/>
    <w:rsid w:val="007768B4"/>
    <w:rsid w:val="00790612"/>
    <w:rsid w:val="007906DD"/>
    <w:rsid w:val="00794651"/>
    <w:rsid w:val="007A4613"/>
    <w:rsid w:val="007B2714"/>
    <w:rsid w:val="007B634A"/>
    <w:rsid w:val="007D2F7B"/>
    <w:rsid w:val="007E0286"/>
    <w:rsid w:val="007E0FA5"/>
    <w:rsid w:val="007E72A2"/>
    <w:rsid w:val="007F4E9C"/>
    <w:rsid w:val="00801629"/>
    <w:rsid w:val="008020E9"/>
    <w:rsid w:val="008264BB"/>
    <w:rsid w:val="0084183A"/>
    <w:rsid w:val="00842945"/>
    <w:rsid w:val="008440A7"/>
    <w:rsid w:val="00850F26"/>
    <w:rsid w:val="0085462E"/>
    <w:rsid w:val="00862FE9"/>
    <w:rsid w:val="00875EA7"/>
    <w:rsid w:val="00877CB0"/>
    <w:rsid w:val="00877DD1"/>
    <w:rsid w:val="008804F2"/>
    <w:rsid w:val="0088057C"/>
    <w:rsid w:val="00884450"/>
    <w:rsid w:val="00887706"/>
    <w:rsid w:val="008A0EE3"/>
    <w:rsid w:val="008A29F1"/>
    <w:rsid w:val="008C4B91"/>
    <w:rsid w:val="008C5240"/>
    <w:rsid w:val="008D4464"/>
    <w:rsid w:val="008D5207"/>
    <w:rsid w:val="008D5D3C"/>
    <w:rsid w:val="008D730B"/>
    <w:rsid w:val="008F7868"/>
    <w:rsid w:val="00915580"/>
    <w:rsid w:val="00915696"/>
    <w:rsid w:val="00922979"/>
    <w:rsid w:val="00930E54"/>
    <w:rsid w:val="009331D7"/>
    <w:rsid w:val="00941D0F"/>
    <w:rsid w:val="00945624"/>
    <w:rsid w:val="00945E9E"/>
    <w:rsid w:val="00952B24"/>
    <w:rsid w:val="00953AC8"/>
    <w:rsid w:val="009557D0"/>
    <w:rsid w:val="00956A4D"/>
    <w:rsid w:val="009600BE"/>
    <w:rsid w:val="00960D54"/>
    <w:rsid w:val="009646EB"/>
    <w:rsid w:val="0098129F"/>
    <w:rsid w:val="00992A1D"/>
    <w:rsid w:val="00992EFE"/>
    <w:rsid w:val="00997DDA"/>
    <w:rsid w:val="009A6098"/>
    <w:rsid w:val="009A7252"/>
    <w:rsid w:val="009B22EB"/>
    <w:rsid w:val="009B639A"/>
    <w:rsid w:val="009C0050"/>
    <w:rsid w:val="009C54A7"/>
    <w:rsid w:val="009C7BCB"/>
    <w:rsid w:val="009D1432"/>
    <w:rsid w:val="009F265C"/>
    <w:rsid w:val="009F353F"/>
    <w:rsid w:val="00A00046"/>
    <w:rsid w:val="00A0354E"/>
    <w:rsid w:val="00A10790"/>
    <w:rsid w:val="00A11A37"/>
    <w:rsid w:val="00A15154"/>
    <w:rsid w:val="00A25934"/>
    <w:rsid w:val="00A270AB"/>
    <w:rsid w:val="00A31523"/>
    <w:rsid w:val="00A333A7"/>
    <w:rsid w:val="00A3729D"/>
    <w:rsid w:val="00A6026A"/>
    <w:rsid w:val="00A648B4"/>
    <w:rsid w:val="00A730F0"/>
    <w:rsid w:val="00A74461"/>
    <w:rsid w:val="00A94814"/>
    <w:rsid w:val="00AA22CB"/>
    <w:rsid w:val="00AA48EE"/>
    <w:rsid w:val="00AC46DF"/>
    <w:rsid w:val="00AD150B"/>
    <w:rsid w:val="00AD63E8"/>
    <w:rsid w:val="00AE01CD"/>
    <w:rsid w:val="00AE30E5"/>
    <w:rsid w:val="00AE6558"/>
    <w:rsid w:val="00AF1396"/>
    <w:rsid w:val="00AF1EE6"/>
    <w:rsid w:val="00AF6813"/>
    <w:rsid w:val="00B00AB4"/>
    <w:rsid w:val="00B04450"/>
    <w:rsid w:val="00B05C10"/>
    <w:rsid w:val="00B122C5"/>
    <w:rsid w:val="00B23BE8"/>
    <w:rsid w:val="00B27C7C"/>
    <w:rsid w:val="00B307F0"/>
    <w:rsid w:val="00B42216"/>
    <w:rsid w:val="00B432A1"/>
    <w:rsid w:val="00B4498F"/>
    <w:rsid w:val="00B44B85"/>
    <w:rsid w:val="00B558C3"/>
    <w:rsid w:val="00B77BCC"/>
    <w:rsid w:val="00B9122C"/>
    <w:rsid w:val="00B96D61"/>
    <w:rsid w:val="00BA2383"/>
    <w:rsid w:val="00BB364F"/>
    <w:rsid w:val="00BB4ABB"/>
    <w:rsid w:val="00BC22A4"/>
    <w:rsid w:val="00BD4D3F"/>
    <w:rsid w:val="00BE1AF4"/>
    <w:rsid w:val="00BE1D16"/>
    <w:rsid w:val="00BE38C2"/>
    <w:rsid w:val="00BE4DFF"/>
    <w:rsid w:val="00BF6FC3"/>
    <w:rsid w:val="00C03E0C"/>
    <w:rsid w:val="00C1450E"/>
    <w:rsid w:val="00C313C8"/>
    <w:rsid w:val="00C41B7A"/>
    <w:rsid w:val="00C53AD9"/>
    <w:rsid w:val="00C61600"/>
    <w:rsid w:val="00C76286"/>
    <w:rsid w:val="00C768DA"/>
    <w:rsid w:val="00C80438"/>
    <w:rsid w:val="00C809DE"/>
    <w:rsid w:val="00C816C7"/>
    <w:rsid w:val="00C84ACB"/>
    <w:rsid w:val="00C87B48"/>
    <w:rsid w:val="00CA433F"/>
    <w:rsid w:val="00CA4969"/>
    <w:rsid w:val="00CA701D"/>
    <w:rsid w:val="00CC7176"/>
    <w:rsid w:val="00CE3B4B"/>
    <w:rsid w:val="00CE4EB8"/>
    <w:rsid w:val="00CE6041"/>
    <w:rsid w:val="00CE7563"/>
    <w:rsid w:val="00D06F9D"/>
    <w:rsid w:val="00D10AFF"/>
    <w:rsid w:val="00D1126C"/>
    <w:rsid w:val="00D11B93"/>
    <w:rsid w:val="00D15E33"/>
    <w:rsid w:val="00D1758C"/>
    <w:rsid w:val="00D31243"/>
    <w:rsid w:val="00D32C57"/>
    <w:rsid w:val="00D36841"/>
    <w:rsid w:val="00D41BB5"/>
    <w:rsid w:val="00D41E7F"/>
    <w:rsid w:val="00D442BF"/>
    <w:rsid w:val="00D601C2"/>
    <w:rsid w:val="00D807E6"/>
    <w:rsid w:val="00D82C8D"/>
    <w:rsid w:val="00D830E7"/>
    <w:rsid w:val="00D92F00"/>
    <w:rsid w:val="00D93228"/>
    <w:rsid w:val="00D9631C"/>
    <w:rsid w:val="00DB0EDF"/>
    <w:rsid w:val="00DB6A47"/>
    <w:rsid w:val="00DC166B"/>
    <w:rsid w:val="00DD0C7A"/>
    <w:rsid w:val="00E124BE"/>
    <w:rsid w:val="00E175F0"/>
    <w:rsid w:val="00E31548"/>
    <w:rsid w:val="00E34405"/>
    <w:rsid w:val="00E5332B"/>
    <w:rsid w:val="00E554B8"/>
    <w:rsid w:val="00E63575"/>
    <w:rsid w:val="00E852E2"/>
    <w:rsid w:val="00E87EE6"/>
    <w:rsid w:val="00EA1E9E"/>
    <w:rsid w:val="00EA737E"/>
    <w:rsid w:val="00EA7399"/>
    <w:rsid w:val="00EB2FE6"/>
    <w:rsid w:val="00EB4159"/>
    <w:rsid w:val="00ED522A"/>
    <w:rsid w:val="00ED570D"/>
    <w:rsid w:val="00ED60EF"/>
    <w:rsid w:val="00ED7BE3"/>
    <w:rsid w:val="00EF2A5B"/>
    <w:rsid w:val="00F030FD"/>
    <w:rsid w:val="00F155B1"/>
    <w:rsid w:val="00F208D1"/>
    <w:rsid w:val="00F214E5"/>
    <w:rsid w:val="00F21DCD"/>
    <w:rsid w:val="00F440BE"/>
    <w:rsid w:val="00F52564"/>
    <w:rsid w:val="00F65DE5"/>
    <w:rsid w:val="00F72777"/>
    <w:rsid w:val="00F8598E"/>
    <w:rsid w:val="00F92B34"/>
    <w:rsid w:val="00F9318D"/>
    <w:rsid w:val="00F935E6"/>
    <w:rsid w:val="00F97BB8"/>
    <w:rsid w:val="00FA4DD9"/>
    <w:rsid w:val="00FB2387"/>
    <w:rsid w:val="00FC5058"/>
    <w:rsid w:val="00FD5539"/>
    <w:rsid w:val="00FE6DDC"/>
    <w:rsid w:val="00FF257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3A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3AC8"/>
  </w:style>
  <w:style w:type="paragraph" w:styleId="Piedepgina">
    <w:name w:val="footer"/>
    <w:basedOn w:val="Normal"/>
    <w:link w:val="PiedepginaCar"/>
    <w:uiPriority w:val="99"/>
    <w:unhideWhenUsed/>
    <w:rsid w:val="00953A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3AC8"/>
  </w:style>
  <w:style w:type="table" w:styleId="Tablaconcuadrcula">
    <w:name w:val="Table Grid"/>
    <w:basedOn w:val="Tablanormal"/>
    <w:uiPriority w:val="59"/>
    <w:rsid w:val="00953AC8"/>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99"/>
    <w:qFormat/>
    <w:rsid w:val="00AA22CB"/>
    <w:pPr>
      <w:ind w:left="720"/>
      <w:contextualSpacing/>
    </w:pPr>
  </w:style>
  <w:style w:type="character" w:styleId="Hipervnculo">
    <w:name w:val="Hyperlink"/>
    <w:basedOn w:val="Fuentedeprrafopredeter"/>
    <w:uiPriority w:val="99"/>
    <w:unhideWhenUsed/>
    <w:rsid w:val="004B492D"/>
    <w:rPr>
      <w:color w:val="0000FF" w:themeColor="hyperlink"/>
      <w:u w:val="single"/>
    </w:rPr>
  </w:style>
  <w:style w:type="paragraph" w:styleId="Textodeglobo">
    <w:name w:val="Balloon Text"/>
    <w:basedOn w:val="Normal"/>
    <w:link w:val="TextodegloboCar"/>
    <w:uiPriority w:val="99"/>
    <w:semiHidden/>
    <w:unhideWhenUsed/>
    <w:rsid w:val="004B492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B492D"/>
    <w:rPr>
      <w:rFonts w:ascii="Tahoma" w:hAnsi="Tahoma" w:cs="Tahoma"/>
      <w:sz w:val="16"/>
      <w:szCs w:val="16"/>
    </w:rPr>
  </w:style>
  <w:style w:type="character" w:styleId="Refdecomentario">
    <w:name w:val="annotation reference"/>
    <w:basedOn w:val="Fuentedeprrafopredeter"/>
    <w:uiPriority w:val="99"/>
    <w:semiHidden/>
    <w:unhideWhenUsed/>
    <w:rsid w:val="00B432A1"/>
    <w:rPr>
      <w:sz w:val="16"/>
      <w:szCs w:val="16"/>
    </w:rPr>
  </w:style>
  <w:style w:type="paragraph" w:styleId="Textocomentario">
    <w:name w:val="annotation text"/>
    <w:basedOn w:val="Normal"/>
    <w:link w:val="TextocomentarioCar"/>
    <w:uiPriority w:val="99"/>
    <w:semiHidden/>
    <w:unhideWhenUsed/>
    <w:rsid w:val="00B432A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432A1"/>
    <w:rPr>
      <w:sz w:val="20"/>
      <w:szCs w:val="20"/>
    </w:rPr>
  </w:style>
  <w:style w:type="paragraph" w:styleId="Asuntodelcomentario">
    <w:name w:val="annotation subject"/>
    <w:basedOn w:val="Textocomentario"/>
    <w:next w:val="Textocomentario"/>
    <w:link w:val="AsuntodelcomentarioCar"/>
    <w:uiPriority w:val="99"/>
    <w:semiHidden/>
    <w:unhideWhenUsed/>
    <w:rsid w:val="00B432A1"/>
    <w:rPr>
      <w:b/>
      <w:bCs/>
    </w:rPr>
  </w:style>
  <w:style w:type="character" w:customStyle="1" w:styleId="AsuntodelcomentarioCar">
    <w:name w:val="Asunto del comentario Car"/>
    <w:basedOn w:val="TextocomentarioCar"/>
    <w:link w:val="Asuntodelcomentario"/>
    <w:uiPriority w:val="99"/>
    <w:semiHidden/>
    <w:rsid w:val="00B432A1"/>
    <w:rPr>
      <w:b/>
      <w:bCs/>
    </w:rPr>
  </w:style>
  <w:style w:type="paragraph" w:styleId="Sinespaciado">
    <w:name w:val="No Spacing"/>
    <w:uiPriority w:val="99"/>
    <w:qFormat/>
    <w:rsid w:val="002204BA"/>
    <w:pPr>
      <w:spacing w:after="0" w:line="240" w:lineRule="auto"/>
    </w:pPr>
    <w:rPr>
      <w:rFonts w:ascii="Calibri" w:eastAsia="Calibri" w:hAnsi="Calibri" w:cs="Times New Roman"/>
      <w:lang w:val="es-ES"/>
    </w:rPr>
  </w:style>
  <w:style w:type="character" w:styleId="Referenciasutil">
    <w:name w:val="Subtle Reference"/>
    <w:basedOn w:val="Fuentedeprrafopredeter"/>
    <w:uiPriority w:val="99"/>
    <w:qFormat/>
    <w:rsid w:val="002204BA"/>
    <w:rPr>
      <w:rFonts w:cs="Times New Roman"/>
      <w:smallCaps/>
      <w:color w:val="auto"/>
      <w:sz w:val="22"/>
      <w:u w:val="single"/>
    </w:rPr>
  </w:style>
  <w:style w:type="paragraph" w:customStyle="1" w:styleId="Default">
    <w:name w:val="Default"/>
    <w:rsid w:val="00F9318D"/>
    <w:pPr>
      <w:autoSpaceDE w:val="0"/>
      <w:autoSpaceDN w:val="0"/>
      <w:adjustRightInd w:val="0"/>
      <w:spacing w:after="0" w:line="240" w:lineRule="auto"/>
    </w:pPr>
    <w:rPr>
      <w:rFonts w:ascii="Verdana" w:eastAsia="Calibri" w:hAnsi="Verdana" w:cs="Verdana"/>
      <w:color w:val="000000"/>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clsw.smartmovepro.net/ModuloParadas/SWParadas.asmx?op=RecuperarLineasPorCodigoEmpresa" TargetMode="External"/><Relationship Id="rId18" Type="http://schemas.openxmlformats.org/officeDocument/2006/relationships/hyperlink" Target="http://clsw.smartmovepro.net/ModuloParadas/SWParadas.asmx?op=RecuperarParadasPorLineaCalleEInterseccion" TargetMode="External"/><Relationship Id="rId26" Type="http://schemas.openxmlformats.org/officeDocument/2006/relationships/hyperlink" Target="http://clsw.smartmovepro.net/ModuloParadas/SWParadas.asmx?op=RecuperarRecorridoParaMapaPorEntidadYLinea" TargetMode="External"/><Relationship Id="rId3" Type="http://schemas.openxmlformats.org/officeDocument/2006/relationships/settings" Target="settings.xml"/><Relationship Id="rId21" Type="http://schemas.openxmlformats.org/officeDocument/2006/relationships/hyperlink" Target="http://clsw.smartmovepro.net/ModuloParadas/SWParadas.asmx?op=RecuperarProximosArribos" TargetMode="External"/><Relationship Id="rId34" Type="http://schemas.openxmlformats.org/officeDocument/2006/relationships/customXml" Target="../customXml/item3.xml"/><Relationship Id="rId7" Type="http://schemas.openxmlformats.org/officeDocument/2006/relationships/hyperlink" Target="http://clsw.smartmovepro.net/ModuloParadas/SWParadas.asmx?op=RecuperarBanderasAsociadasAParada" TargetMode="External"/><Relationship Id="rId12" Type="http://schemas.openxmlformats.org/officeDocument/2006/relationships/hyperlink" Target="http://clsw.smartmovepro.net/ModuloParadas/SWParadas.asmx?op=RecuperarLineaPorLocalidad" TargetMode="External"/><Relationship Id="rId17" Type="http://schemas.openxmlformats.org/officeDocument/2006/relationships/hyperlink" Target="http://clsw.smartmovepro.net/ModuloParadas/SWParadas.asmx?op=RecuperarParadasMasCercanasPorLocalidadProvinciaPais" TargetMode="External"/><Relationship Id="rId25" Type="http://schemas.openxmlformats.org/officeDocument/2006/relationships/hyperlink" Target="http://clsw.smartmovepro.net/ModuloParadas/SWParadas.asmx?op=RecuperarRecorridoParaMapaPorEntidadYLinea" TargetMode="External"/><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clsw.smartmovepro.net/ModuloParadas/SWParadas.asmx?op=RecuperarParadasConBanderaYDestinoPorLinea" TargetMode="External"/><Relationship Id="rId20" Type="http://schemas.openxmlformats.org/officeDocument/2006/relationships/hyperlink" Target="http://clsw.smartmovepro.net/ModuloParadas/SWParadas.asmx?op=RecuperarParadasPorLineaParaCuandoLlega"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lsw.smartmovepro.net/ModuloParadas/SWParadas.asmx?op=RecuperarLineaPorEntidad" TargetMode="External"/><Relationship Id="rId24" Type="http://schemas.openxmlformats.org/officeDocument/2006/relationships/hyperlink" Target="http://clsw.smartmovepro.net/ModuloParadas/SWParadas.asmx?op=RecuperarRecorridoParaMapaAbrevYAmpliPorEntidadYLinea" TargetMode="External"/><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clsw.smartmovepro.net/ModuloParadas/SWParadas.asmx?op=RecuperarParadasConBanderaPorLineaCalleEInterseccion" TargetMode="External"/><Relationship Id="rId23" Type="http://schemas.openxmlformats.org/officeDocument/2006/relationships/hyperlink" Target="http://clsw.smartmovepro.net/ModuloParadas/SWParadas.asmx?op=RecuperarPuntosDeRecargaPorLocalidad" TargetMode="External"/><Relationship Id="rId28" Type="http://schemas.openxmlformats.org/officeDocument/2006/relationships/header" Target="header1.xml"/><Relationship Id="rId10" Type="http://schemas.openxmlformats.org/officeDocument/2006/relationships/hyperlink" Target="http://clsw.smartmovepro.net/ModuloParadas/SWParadas.asmx?op=RecuperarLineaPorCuandoLlega" TargetMode="External"/><Relationship Id="rId19" Type="http://schemas.openxmlformats.org/officeDocument/2006/relationships/hyperlink" Target="http://clsw.smartmovepro.net/ModuloParadas/SWParadas.asmx?op=RecuperarParadasPorLineaParaCuandoLleg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clsw.smartmovepro.net/ModuloParadas/SWParadas.asmx?op=RecuperarInterseccionPorLineaYCalle" TargetMode="External"/><Relationship Id="rId14" Type="http://schemas.openxmlformats.org/officeDocument/2006/relationships/hyperlink" Target="http://clsw.smartmovepro.net/ModuloParadas/SWParadas.asmx?op=RecuperarMensajes" TargetMode="External"/><Relationship Id="rId22" Type="http://schemas.openxmlformats.org/officeDocument/2006/relationships/hyperlink" Target="http://clsw.smartmovepro.net/ModuloParadas/SWParadas.asmx?op=RecuperarPuestosRecargasMasCercanosPorLocalidad" TargetMode="External"/><Relationship Id="rId27" Type="http://schemas.openxmlformats.org/officeDocument/2006/relationships/hyperlink" Target="http://clsw.smartmovepro.net/ModuloParadas/SWParadas.asmx?op=RecuperarRecorridoParaMapaPorEntidadYLinea" TargetMode="External"/><Relationship Id="rId30" Type="http://schemas.openxmlformats.org/officeDocument/2006/relationships/fontTable" Target="fontTable.xml"/><Relationship Id="rId8" Type="http://schemas.openxmlformats.org/officeDocument/2006/relationships/hyperlink" Target="http://clsw.smartmovepro.net/ModuloParadas/SWParadas.asmx?op=RecuperarCallesPrincipalPorLine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7383A24BFA714AA1CD21D29C55EAC5" ma:contentTypeVersion="0" ma:contentTypeDescription="Create a new document." ma:contentTypeScope="" ma:versionID="cad7cac1170e655687a39bd7a479610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339687-F2D7-4A5A-ABB1-51F10FF9C4A5}"/>
</file>

<file path=customXml/itemProps2.xml><?xml version="1.0" encoding="utf-8"?>
<ds:datastoreItem xmlns:ds="http://schemas.openxmlformats.org/officeDocument/2006/customXml" ds:itemID="{3635F56E-C971-4DA7-8D92-3397B0100F41}"/>
</file>

<file path=customXml/itemProps3.xml><?xml version="1.0" encoding="utf-8"?>
<ds:datastoreItem xmlns:ds="http://schemas.openxmlformats.org/officeDocument/2006/customXml" ds:itemID="{A60B1FB3-6462-442E-B787-344F0A3D59B2}"/>
</file>

<file path=docProps/app.xml><?xml version="1.0" encoding="utf-8"?>
<Properties xmlns="http://schemas.openxmlformats.org/officeDocument/2006/extended-properties" xmlns:vt="http://schemas.openxmlformats.org/officeDocument/2006/docPropsVTypes">
  <Template>Normal</Template>
  <TotalTime>6571</TotalTime>
  <Pages>18</Pages>
  <Words>2606</Words>
  <Characters>14337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web para el cuando llega</dc:title>
  <dc:creator>mbarbosa</dc:creator>
  <cp:lastModifiedBy>aruiz</cp:lastModifiedBy>
  <cp:revision>83</cp:revision>
  <cp:lastPrinted>2017-12-19T12:22:00Z</cp:lastPrinted>
  <dcterms:created xsi:type="dcterms:W3CDTF">2017-08-03T16:26:00Z</dcterms:created>
  <dcterms:modified xsi:type="dcterms:W3CDTF">2019-01-17T14:47:00Z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0x010100457383A24BFA714AA1CD21D29C55EAC5</vt:lpwstr>
  </property>
</Properties>
</file>